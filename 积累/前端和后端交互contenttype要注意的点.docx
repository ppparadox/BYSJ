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E2D" w:rsidRDefault="009024DB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A312A6">
        <w:instrText>https://segmentfault.com/a/1190000009637016</w:instrText>
      </w:r>
      <w:r>
        <w:instrText xml:space="preserve">" </w:instrText>
      </w:r>
      <w:r>
        <w:fldChar w:fldCharType="separate"/>
      </w:r>
      <w:r w:rsidRPr="00287B9B">
        <w:rPr>
          <w:rStyle w:val="a3"/>
        </w:rPr>
        <w:t>https://segmentfault.com/a/1190000009637016</w:t>
      </w:r>
      <w:r>
        <w:fldChar w:fldCharType="end"/>
      </w:r>
    </w:p>
    <w:p w:rsidR="009024DB" w:rsidRDefault="009024DB">
      <w:pPr>
        <w:rPr>
          <w:rFonts w:hint="eastAsia"/>
        </w:rPr>
      </w:pPr>
    </w:p>
    <w:p w:rsidR="009024DB" w:rsidRDefault="009024DB" w:rsidP="009024DB">
      <w:r>
        <w:rPr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9" name="矩形 9" descr="https://segmentfault.com/a/11900000096370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alt="说明: https://segmentfault.com/a/119000000963701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</w:p>
    <w:p w:rsidR="009024DB" w:rsidRDefault="009024DB" w:rsidP="009024DB">
      <w:pPr>
        <w:shd w:val="clear" w:color="auto" w:fill="031010"/>
        <w:spacing w:line="0" w:lineRule="auto"/>
        <w:jc w:val="center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noProof/>
          <w:color w:val="009A61"/>
          <w:szCs w:val="21"/>
        </w:rPr>
        <w:drawing>
          <wp:inline distT="0" distB="0" distL="0" distR="0">
            <wp:extent cx="18478500" cy="1711960"/>
            <wp:effectExtent l="0" t="0" r="0" b="2540"/>
            <wp:docPr id="8" name="图片 8" descr="https://afp.alicdn.com/afp-creative/creative/u124884735/6ced30dc0d7e93f5a2db24f2e71911b4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fp.alicdn.com/afp-creative/creative/u124884735/6ced30dc0d7e93f5a2db24f2e71911b4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DB" w:rsidRDefault="009024DB" w:rsidP="009024DB">
      <w:pPr>
        <w:pStyle w:val="1"/>
        <w:shd w:val="clear" w:color="auto" w:fill="FAFAFA"/>
        <w:spacing w:before="0" w:beforeAutospacing="0" w:after="0" w:afterAutospacing="0" w:line="960" w:lineRule="atLeast"/>
        <w:rPr>
          <w:rFonts w:ascii="inherit" w:hAnsi="inherit" w:cs="Helvetica"/>
          <w:b w:val="0"/>
          <w:bCs w:val="0"/>
          <w:color w:val="333333"/>
          <w:sz w:val="54"/>
          <w:szCs w:val="54"/>
        </w:rPr>
      </w:pPr>
      <w:hyperlink r:id="rId10" w:history="1">
        <w:r>
          <w:rPr>
            <w:rStyle w:val="a3"/>
            <w:rFonts w:ascii="inherit" w:hAnsi="inherit" w:cs="Helvetica"/>
            <w:b w:val="0"/>
            <w:bCs w:val="0"/>
            <w:color w:val="009A61"/>
            <w:sz w:val="54"/>
            <w:szCs w:val="54"/>
            <w:u w:val="none"/>
          </w:rPr>
          <w:t>SegmentFault</w:t>
        </w:r>
      </w:hyperlink>
    </w:p>
    <w:p w:rsidR="009024DB" w:rsidRDefault="009024DB" w:rsidP="009024DB">
      <w:pPr>
        <w:widowControl/>
        <w:numPr>
          <w:ilvl w:val="0"/>
          <w:numId w:val="1"/>
        </w:numPr>
        <w:shd w:val="clear" w:color="auto" w:fill="FAFAFA"/>
        <w:spacing w:line="510" w:lineRule="atLeast"/>
        <w:ind w:left="300"/>
        <w:jc w:val="left"/>
        <w:textAlignment w:val="center"/>
        <w:rPr>
          <w:rFonts w:ascii="Helvetica" w:hAnsi="Helvetica" w:cs="Helvetica"/>
          <w:color w:val="666666"/>
          <w:szCs w:val="21"/>
        </w:rPr>
      </w:pPr>
      <w:hyperlink r:id="rId11" w:history="1">
        <w:r>
          <w:rPr>
            <w:rStyle w:val="a3"/>
            <w:rFonts w:ascii="Helvetica" w:hAnsi="Helvetica" w:cs="Helvetica"/>
            <w:color w:val="757575"/>
            <w:u w:val="none"/>
          </w:rPr>
          <w:t>首页</w:t>
        </w:r>
      </w:hyperlink>
    </w:p>
    <w:p w:rsidR="009024DB" w:rsidRDefault="009024DB" w:rsidP="009024DB">
      <w:pPr>
        <w:widowControl/>
        <w:numPr>
          <w:ilvl w:val="0"/>
          <w:numId w:val="1"/>
        </w:numPr>
        <w:shd w:val="clear" w:color="auto" w:fill="FAFAFA"/>
        <w:spacing w:line="510" w:lineRule="atLeast"/>
        <w:ind w:left="330"/>
        <w:jc w:val="left"/>
        <w:textAlignment w:val="center"/>
        <w:rPr>
          <w:rFonts w:ascii="Helvetica" w:hAnsi="Helvetica" w:cs="Helvetica"/>
          <w:color w:val="666666"/>
          <w:szCs w:val="21"/>
        </w:rPr>
      </w:pPr>
      <w:hyperlink r:id="rId12" w:history="1">
        <w:r>
          <w:rPr>
            <w:rStyle w:val="a3"/>
            <w:rFonts w:ascii="Helvetica" w:hAnsi="Helvetica" w:cs="Helvetica"/>
            <w:color w:val="757575"/>
            <w:u w:val="none"/>
          </w:rPr>
          <w:t>问答</w:t>
        </w:r>
      </w:hyperlink>
    </w:p>
    <w:p w:rsidR="009024DB" w:rsidRDefault="009024DB" w:rsidP="009024DB">
      <w:pPr>
        <w:widowControl/>
        <w:numPr>
          <w:ilvl w:val="0"/>
          <w:numId w:val="1"/>
        </w:numPr>
        <w:shd w:val="clear" w:color="auto" w:fill="FAFAFA"/>
        <w:spacing w:line="510" w:lineRule="atLeast"/>
        <w:ind w:left="330"/>
        <w:jc w:val="left"/>
        <w:textAlignment w:val="center"/>
        <w:rPr>
          <w:rFonts w:ascii="Helvetica" w:hAnsi="Helvetica" w:cs="Helvetica"/>
          <w:color w:val="666666"/>
          <w:szCs w:val="21"/>
        </w:rPr>
      </w:pPr>
      <w:hyperlink r:id="rId13" w:history="1">
        <w:r>
          <w:rPr>
            <w:rStyle w:val="a3"/>
            <w:rFonts w:ascii="Helvetica" w:hAnsi="Helvetica" w:cs="Helvetica"/>
            <w:b/>
            <w:bCs/>
            <w:color w:val="009A61"/>
            <w:u w:val="none"/>
          </w:rPr>
          <w:t>专栏</w:t>
        </w:r>
      </w:hyperlink>
    </w:p>
    <w:p w:rsidR="009024DB" w:rsidRDefault="009024DB" w:rsidP="009024DB">
      <w:pPr>
        <w:widowControl/>
        <w:numPr>
          <w:ilvl w:val="0"/>
          <w:numId w:val="1"/>
        </w:numPr>
        <w:shd w:val="clear" w:color="auto" w:fill="FAFAFA"/>
        <w:spacing w:line="510" w:lineRule="atLeast"/>
        <w:ind w:left="330"/>
        <w:jc w:val="left"/>
        <w:textAlignment w:val="center"/>
        <w:rPr>
          <w:rFonts w:ascii="Helvetica" w:hAnsi="Helvetica" w:cs="Helvetica"/>
          <w:color w:val="666666"/>
          <w:szCs w:val="21"/>
        </w:rPr>
      </w:pPr>
      <w:hyperlink r:id="rId14" w:history="1">
        <w:r>
          <w:rPr>
            <w:rStyle w:val="a3"/>
            <w:rFonts w:ascii="Helvetica" w:hAnsi="Helvetica" w:cs="Helvetica"/>
            <w:color w:val="757575"/>
            <w:u w:val="none"/>
          </w:rPr>
          <w:t>讲堂</w:t>
        </w:r>
      </w:hyperlink>
    </w:p>
    <w:p w:rsidR="009024DB" w:rsidRDefault="009024DB" w:rsidP="009024DB">
      <w:pPr>
        <w:widowControl/>
        <w:numPr>
          <w:ilvl w:val="0"/>
          <w:numId w:val="1"/>
        </w:numPr>
        <w:shd w:val="clear" w:color="auto" w:fill="FAFAFA"/>
        <w:spacing w:line="510" w:lineRule="atLeast"/>
        <w:ind w:left="330"/>
        <w:jc w:val="left"/>
        <w:textAlignment w:val="center"/>
        <w:rPr>
          <w:rFonts w:ascii="Helvetica" w:hAnsi="Helvetica" w:cs="Helvetica"/>
          <w:color w:val="666666"/>
          <w:szCs w:val="21"/>
        </w:rPr>
      </w:pPr>
      <w:hyperlink r:id="rId15" w:history="1">
        <w:r>
          <w:rPr>
            <w:rStyle w:val="a3"/>
            <w:rFonts w:ascii="Helvetica" w:hAnsi="Helvetica" w:cs="Helvetica"/>
            <w:color w:val="757575"/>
            <w:u w:val="none"/>
          </w:rPr>
          <w:t>标签</w:t>
        </w:r>
      </w:hyperlink>
    </w:p>
    <w:p w:rsidR="009024DB" w:rsidRDefault="009024DB" w:rsidP="009024DB">
      <w:pPr>
        <w:widowControl/>
        <w:numPr>
          <w:ilvl w:val="0"/>
          <w:numId w:val="1"/>
        </w:numPr>
        <w:shd w:val="clear" w:color="auto" w:fill="FAFAFA"/>
        <w:spacing w:line="510" w:lineRule="atLeast"/>
        <w:ind w:left="330"/>
        <w:jc w:val="left"/>
        <w:textAlignment w:val="center"/>
        <w:rPr>
          <w:rFonts w:ascii="Helvetica" w:hAnsi="Helvetica" w:cs="Helvetica"/>
          <w:color w:val="666666"/>
          <w:szCs w:val="21"/>
        </w:rPr>
      </w:pPr>
      <w:hyperlink r:id="rId16" w:anchor="#" w:history="1">
        <w:r>
          <w:rPr>
            <w:rStyle w:val="a3"/>
            <w:rFonts w:ascii="Helvetica" w:hAnsi="Helvetica" w:cs="Helvetica"/>
            <w:color w:val="757575"/>
            <w:u w:val="none"/>
          </w:rPr>
          <w:t>发现</w:t>
        </w:r>
      </w:hyperlink>
    </w:p>
    <w:p w:rsidR="009024DB" w:rsidRDefault="009024DB" w:rsidP="009024DB">
      <w:pPr>
        <w:pStyle w:val="z-"/>
        <w:rPr>
          <w:rFonts w:hint="eastAsia"/>
        </w:rPr>
      </w:pPr>
      <w:r>
        <w:rPr>
          <w:rFonts w:hint="eastAsia"/>
        </w:rPr>
        <w:t>窗体顶端</w:t>
      </w:r>
    </w:p>
    <w:p w:rsidR="009024DB" w:rsidRDefault="009024DB" w:rsidP="009024DB">
      <w:pPr>
        <w:shd w:val="clear" w:color="auto" w:fill="FAFAFA"/>
        <w:ind w:right="225"/>
        <w:rPr>
          <w:rFonts w:ascii="Helvetica" w:hAnsi="Helvetica" w:cs="Helvetica"/>
          <w:color w:val="333333"/>
          <w:szCs w:val="21"/>
        </w:rPr>
      </w:pPr>
      <w:r>
        <w:rPr>
          <w:rStyle w:val="sr-only"/>
          <w:rFonts w:ascii="Helvetica" w:hAnsi="Helvetica" w:cs="Helvetica"/>
          <w:color w:val="333333"/>
          <w:szCs w:val="21"/>
          <w:bdr w:val="none" w:sz="0" w:space="0" w:color="auto" w:frame="1"/>
        </w:rPr>
        <w:t>搜索</w:t>
      </w:r>
      <w:r>
        <w:rPr>
          <w:rFonts w:ascii="Helvetica" w:hAnsi="Helvetica" w:cs="Helvetica"/>
          <w:color w:val="333333"/>
          <w:szCs w:val="2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61.65pt;height:17.85pt" o:ole="">
            <v:imagedata r:id="rId17" o:title=""/>
          </v:shape>
          <w:control r:id="rId18" w:name="DefaultOcxName" w:shapeid="_x0000_i1048"/>
        </w:object>
      </w:r>
    </w:p>
    <w:p w:rsidR="009024DB" w:rsidRDefault="009024DB" w:rsidP="009024DB">
      <w:pPr>
        <w:pStyle w:val="z-0"/>
        <w:rPr>
          <w:rFonts w:hint="eastAsia"/>
        </w:rPr>
      </w:pPr>
      <w:r>
        <w:rPr>
          <w:rFonts w:hint="eastAsia"/>
        </w:rPr>
        <w:t>窗体底端</w:t>
      </w:r>
    </w:p>
    <w:p w:rsidR="009024DB" w:rsidRDefault="009024DB" w:rsidP="009024DB">
      <w:pPr>
        <w:widowControl/>
        <w:numPr>
          <w:ilvl w:val="0"/>
          <w:numId w:val="2"/>
        </w:numPr>
        <w:shd w:val="clear" w:color="auto" w:fill="FAFAFA"/>
        <w:spacing w:line="510" w:lineRule="atLeast"/>
        <w:ind w:left="0"/>
        <w:jc w:val="right"/>
        <w:textAlignment w:val="center"/>
        <w:rPr>
          <w:rFonts w:ascii="Helvetica" w:hAnsi="Helvetica" w:cs="Helvetica"/>
          <w:color w:val="666666"/>
          <w:szCs w:val="21"/>
        </w:rPr>
      </w:pPr>
      <w:hyperlink r:id="rId19" w:history="1"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立即登录</w:t>
        </w:r>
      </w:hyperlink>
      <w:hyperlink r:id="rId20" w:history="1">
        <w:r>
          <w:rPr>
            <w:rStyle w:val="a3"/>
            <w:rFonts w:ascii="Helvetica" w:hAnsi="Helvetica" w:cs="Helvetica"/>
            <w:color w:val="FFFFFF"/>
            <w:szCs w:val="21"/>
            <w:u w:val="none"/>
            <w:bdr w:val="none" w:sz="0" w:space="0" w:color="auto" w:frame="1"/>
            <w:shd w:val="clear" w:color="auto" w:fill="009A61"/>
          </w:rPr>
          <w:t>免费注册</w:t>
        </w:r>
      </w:hyperlink>
    </w:p>
    <w:p w:rsidR="009024DB" w:rsidRDefault="009024DB" w:rsidP="009024DB">
      <w:pPr>
        <w:pStyle w:val="1"/>
        <w:shd w:val="clear" w:color="auto" w:fill="009A61"/>
        <w:spacing w:before="600" w:beforeAutospacing="0" w:after="300" w:afterAutospacing="0"/>
        <w:rPr>
          <w:rFonts w:ascii="inherit" w:hAnsi="inherit" w:cs="Helvetica"/>
          <w:b w:val="0"/>
          <w:bCs w:val="0"/>
          <w:color w:val="FFFFFF"/>
          <w:sz w:val="45"/>
          <w:szCs w:val="45"/>
        </w:rPr>
      </w:pPr>
      <w:r>
        <w:rPr>
          <w:rFonts w:ascii="inherit" w:hAnsi="inherit" w:cs="Helvetica"/>
          <w:b w:val="0"/>
          <w:bCs w:val="0"/>
          <w:color w:val="FFFFFF"/>
          <w:sz w:val="45"/>
          <w:szCs w:val="45"/>
        </w:rPr>
        <w:t>在</w:t>
      </w:r>
      <w:r>
        <w:rPr>
          <w:rFonts w:ascii="inherit" w:hAnsi="inherit" w:cs="Helvetica"/>
          <w:b w:val="0"/>
          <w:bCs w:val="0"/>
          <w:color w:val="FFFFFF"/>
          <w:sz w:val="45"/>
          <w:szCs w:val="45"/>
        </w:rPr>
        <w:t xml:space="preserve"> </w:t>
      </w:r>
      <w:proofErr w:type="spellStart"/>
      <w:r>
        <w:rPr>
          <w:rFonts w:ascii="inherit" w:hAnsi="inherit" w:cs="Helvetica"/>
          <w:b w:val="0"/>
          <w:bCs w:val="0"/>
          <w:color w:val="FFFFFF"/>
          <w:sz w:val="45"/>
          <w:szCs w:val="45"/>
        </w:rPr>
        <w:t>SegmentFault</w:t>
      </w:r>
      <w:proofErr w:type="spellEnd"/>
      <w:r>
        <w:rPr>
          <w:rFonts w:ascii="inherit" w:hAnsi="inherit" w:cs="Helvetica"/>
          <w:b w:val="0"/>
          <w:bCs w:val="0"/>
          <w:color w:val="FFFFFF"/>
          <w:sz w:val="45"/>
          <w:szCs w:val="45"/>
        </w:rPr>
        <w:t>，学习技能、解决问题</w:t>
      </w:r>
    </w:p>
    <w:p w:rsidR="009024DB" w:rsidRDefault="009024DB" w:rsidP="009024DB">
      <w:pPr>
        <w:pStyle w:val="desc"/>
        <w:shd w:val="clear" w:color="auto" w:fill="009A61"/>
        <w:spacing w:before="0" w:beforeAutospacing="0" w:after="600" w:afterAutospacing="0"/>
        <w:rPr>
          <w:rFonts w:ascii="Helvetica" w:hAnsi="Helvetica" w:cs="Helvetica"/>
          <w:color w:val="FFFFFF"/>
          <w:sz w:val="27"/>
          <w:szCs w:val="27"/>
        </w:rPr>
      </w:pPr>
      <w:r>
        <w:rPr>
          <w:rFonts w:ascii="Helvetica" w:hAnsi="Helvetica" w:cs="Helvetica"/>
          <w:color w:val="FFFFFF"/>
          <w:sz w:val="27"/>
          <w:szCs w:val="27"/>
        </w:rPr>
        <w:t>每个月，我们帮助</w:t>
      </w:r>
      <w:r>
        <w:rPr>
          <w:rFonts w:ascii="Helvetica" w:hAnsi="Helvetica" w:cs="Helvetica"/>
          <w:color w:val="FFFFFF"/>
          <w:sz w:val="27"/>
          <w:szCs w:val="27"/>
        </w:rPr>
        <w:t xml:space="preserve"> 1000 </w:t>
      </w:r>
      <w:r>
        <w:rPr>
          <w:rFonts w:ascii="Helvetica" w:hAnsi="Helvetica" w:cs="Helvetica"/>
          <w:color w:val="FFFFFF"/>
          <w:sz w:val="27"/>
          <w:szCs w:val="27"/>
        </w:rPr>
        <w:t>万的开发者解决各种各样的技术问题。并助力他们在技术能力、职业生涯、影响力上获得提升。</w:t>
      </w:r>
    </w:p>
    <w:p w:rsidR="009024DB" w:rsidRDefault="009024DB" w:rsidP="009024DB">
      <w:pPr>
        <w:pStyle w:val="z-"/>
        <w:rPr>
          <w:rFonts w:hint="eastAsia"/>
        </w:rPr>
      </w:pPr>
      <w:r>
        <w:rPr>
          <w:rFonts w:hint="eastAsia"/>
        </w:rPr>
        <w:t>窗体顶端</w:t>
      </w:r>
    </w:p>
    <w:p w:rsidR="009024DB" w:rsidRDefault="009024DB" w:rsidP="009024DB">
      <w:pPr>
        <w:shd w:val="clear" w:color="auto" w:fill="009A61"/>
        <w:spacing w:before="975"/>
        <w:rPr>
          <w:rFonts w:ascii="Helvetica" w:hAnsi="Helvetica" w:cs="Helvetica"/>
          <w:color w:val="333333"/>
          <w:szCs w:val="21"/>
        </w:rPr>
      </w:pPr>
      <w:hyperlink r:id="rId21" w:history="1">
        <w:r>
          <w:rPr>
            <w:rStyle w:val="a3"/>
            <w:rFonts w:ascii="Helvetica" w:hAnsi="Helvetica" w:cs="Helvetica"/>
            <w:color w:val="009A61"/>
            <w:sz w:val="27"/>
            <w:szCs w:val="27"/>
            <w:u w:val="none"/>
            <w:bdr w:val="single" w:sz="6" w:space="8" w:color="008151" w:frame="1"/>
            <w:shd w:val="clear" w:color="auto" w:fill="FFFFFF"/>
          </w:rPr>
          <w:t>免费注册</w:t>
        </w:r>
      </w:hyperlink>
      <w:r>
        <w:rPr>
          <w:rFonts w:ascii="Helvetica" w:hAnsi="Helvetica" w:cs="Helvetica"/>
          <w:color w:val="333333"/>
          <w:szCs w:val="21"/>
        </w:rPr>
        <w:t> </w:t>
      </w:r>
      <w:hyperlink r:id="rId22" w:history="1">
        <w:r>
          <w:rPr>
            <w:rStyle w:val="a3"/>
            <w:rFonts w:ascii="Helvetica" w:hAnsi="Helvetica" w:cs="Helvetica"/>
            <w:color w:val="FFFFFF"/>
            <w:sz w:val="27"/>
            <w:szCs w:val="27"/>
            <w:u w:val="none"/>
            <w:bdr w:val="single" w:sz="6" w:space="8" w:color="FFFFFF" w:frame="1"/>
            <w:shd w:val="clear" w:color="auto" w:fill="009A61"/>
          </w:rPr>
          <w:t>立即登录</w:t>
        </w:r>
      </w:hyperlink>
    </w:p>
    <w:p w:rsidR="009024DB" w:rsidRDefault="009024DB" w:rsidP="009024DB">
      <w:pPr>
        <w:pStyle w:val="z-0"/>
        <w:rPr>
          <w:rFonts w:hint="eastAsia"/>
        </w:rPr>
      </w:pPr>
      <w:r>
        <w:rPr>
          <w:rFonts w:hint="eastAsia"/>
        </w:rPr>
        <w:lastRenderedPageBreak/>
        <w:t>窗体底端</w:t>
      </w:r>
    </w:p>
    <w:p w:rsidR="009024DB" w:rsidRDefault="009024DB" w:rsidP="009024DB">
      <w:pPr>
        <w:pStyle w:val="1"/>
        <w:spacing w:before="0" w:beforeAutospacing="0" w:after="225" w:afterAutospacing="0"/>
        <w:rPr>
          <w:rFonts w:ascii="inherit" w:hAnsi="inherit" w:cs="Helvetica"/>
          <w:b w:val="0"/>
          <w:bCs w:val="0"/>
          <w:color w:val="999999"/>
          <w:sz w:val="36"/>
          <w:szCs w:val="36"/>
        </w:rPr>
      </w:pPr>
      <w:hyperlink r:id="rId23" w:history="1">
        <w:r>
          <w:rPr>
            <w:rStyle w:val="a3"/>
            <w:rFonts w:ascii="inherit" w:hAnsi="inherit" w:cs="Helvetica"/>
            <w:b w:val="0"/>
            <w:bCs w:val="0"/>
            <w:color w:val="333333"/>
            <w:sz w:val="36"/>
            <w:szCs w:val="36"/>
            <w:u w:val="none"/>
          </w:rPr>
          <w:t>用</w:t>
        </w:r>
        <w:r>
          <w:rPr>
            <w:rStyle w:val="a3"/>
            <w:rFonts w:ascii="inherit" w:hAnsi="inherit" w:cs="Helvetica"/>
            <w:b w:val="0"/>
            <w:bCs w:val="0"/>
            <w:color w:val="333333"/>
            <w:sz w:val="36"/>
            <w:szCs w:val="36"/>
            <w:u w:val="none"/>
          </w:rPr>
          <w:t>fetch</w:t>
        </w:r>
        <w:r>
          <w:rPr>
            <w:rStyle w:val="a3"/>
            <w:rFonts w:ascii="inherit" w:hAnsi="inherit" w:cs="Helvetica"/>
            <w:b w:val="0"/>
            <w:bCs w:val="0"/>
            <w:color w:val="333333"/>
            <w:sz w:val="36"/>
            <w:szCs w:val="36"/>
            <w:u w:val="none"/>
          </w:rPr>
          <w:t>与服务器进行交互时</w:t>
        </w:r>
        <w:r>
          <w:rPr>
            <w:rStyle w:val="a3"/>
            <w:rFonts w:ascii="inherit" w:hAnsi="inherit" w:cs="Helvetica"/>
            <w:b w:val="0"/>
            <w:bCs w:val="0"/>
            <w:color w:val="333333"/>
            <w:sz w:val="36"/>
            <w:szCs w:val="36"/>
            <w:u w:val="none"/>
          </w:rPr>
          <w:t>headers</w:t>
        </w:r>
        <w:r>
          <w:rPr>
            <w:rStyle w:val="a3"/>
            <w:rFonts w:ascii="inherit" w:hAnsi="inherit" w:cs="Helvetica"/>
            <w:b w:val="0"/>
            <w:bCs w:val="0"/>
            <w:color w:val="333333"/>
            <w:sz w:val="36"/>
            <w:szCs w:val="36"/>
            <w:u w:val="none"/>
          </w:rPr>
          <w:t>中</w:t>
        </w:r>
        <w:r>
          <w:rPr>
            <w:rStyle w:val="a3"/>
            <w:rFonts w:ascii="inherit" w:hAnsi="inherit" w:cs="Helvetica"/>
            <w:b w:val="0"/>
            <w:bCs w:val="0"/>
            <w:color w:val="333333"/>
            <w:sz w:val="36"/>
            <w:szCs w:val="36"/>
            <w:u w:val="none"/>
          </w:rPr>
          <w:t>content-type</w:t>
        </w:r>
        <w:r>
          <w:rPr>
            <w:rStyle w:val="a3"/>
            <w:rFonts w:ascii="inherit" w:hAnsi="inherit" w:cs="Helvetica"/>
            <w:b w:val="0"/>
            <w:bCs w:val="0"/>
            <w:color w:val="333333"/>
            <w:sz w:val="36"/>
            <w:szCs w:val="36"/>
            <w:u w:val="none"/>
          </w:rPr>
          <w:t>的配置问题以及涉及到的跨域问题</w:t>
        </w:r>
      </w:hyperlink>
    </w:p>
    <w:p w:rsidR="009024DB" w:rsidRDefault="009024DB" w:rsidP="009024DB">
      <w:pPr>
        <w:widowControl/>
        <w:numPr>
          <w:ilvl w:val="0"/>
          <w:numId w:val="3"/>
        </w:numPr>
        <w:spacing w:before="100" w:beforeAutospacing="1" w:after="100" w:afterAutospacing="1"/>
        <w:ind w:right="75"/>
        <w:jc w:val="left"/>
        <w:rPr>
          <w:rFonts w:ascii="Helvetica" w:hAnsi="Helvetica" w:cs="Helvetica"/>
          <w:color w:val="999999"/>
          <w:sz w:val="20"/>
          <w:szCs w:val="20"/>
        </w:rPr>
      </w:pPr>
      <w:hyperlink r:id="rId24" w:history="1">
        <w:r>
          <w:rPr>
            <w:rStyle w:val="a3"/>
            <w:rFonts w:ascii="Helvetica" w:hAnsi="Helvetica" w:cs="Helvetica"/>
            <w:color w:val="017E66"/>
            <w:sz w:val="20"/>
            <w:szCs w:val="20"/>
            <w:u w:val="none"/>
          </w:rPr>
          <w:t>node.js</w:t>
        </w:r>
      </w:hyperlink>
    </w:p>
    <w:p w:rsidR="009024DB" w:rsidRDefault="009024DB" w:rsidP="009024DB">
      <w:pPr>
        <w:ind w:left="720"/>
        <w:rPr>
          <w:rFonts w:ascii="Helvetica" w:hAnsi="Helvetica" w:cs="Helvetica"/>
          <w:color w:val="999999"/>
          <w:sz w:val="2"/>
          <w:szCs w:val="2"/>
        </w:rPr>
      </w:pPr>
      <w:r>
        <w:rPr>
          <w:rFonts w:ascii="Helvetica" w:hAnsi="Helvetica" w:cs="Helvetica"/>
          <w:color w:val="999999"/>
          <w:sz w:val="2"/>
          <w:szCs w:val="2"/>
        </w:rPr>
        <w:t> </w:t>
      </w:r>
    </w:p>
    <w:p w:rsidR="009024DB" w:rsidRDefault="009024DB" w:rsidP="009024DB">
      <w:pPr>
        <w:widowControl/>
        <w:numPr>
          <w:ilvl w:val="0"/>
          <w:numId w:val="3"/>
        </w:numPr>
        <w:spacing w:before="100" w:beforeAutospacing="1" w:after="100" w:afterAutospacing="1"/>
        <w:ind w:right="75"/>
        <w:jc w:val="left"/>
        <w:rPr>
          <w:rFonts w:ascii="Helvetica" w:hAnsi="Helvetica" w:cs="Helvetica"/>
          <w:color w:val="999999"/>
          <w:sz w:val="20"/>
          <w:szCs w:val="20"/>
        </w:rPr>
      </w:pPr>
      <w:hyperlink r:id="rId25" w:history="1">
        <w:r>
          <w:rPr>
            <w:rStyle w:val="a3"/>
            <w:rFonts w:ascii="Helvetica" w:hAnsi="Helvetica" w:cs="Helvetica"/>
            <w:color w:val="017E66"/>
            <w:sz w:val="20"/>
            <w:szCs w:val="20"/>
            <w:u w:val="none"/>
          </w:rPr>
          <w:t>koa.js</w:t>
        </w:r>
      </w:hyperlink>
    </w:p>
    <w:p w:rsidR="009024DB" w:rsidRDefault="009024DB" w:rsidP="009024DB">
      <w:pPr>
        <w:ind w:left="720"/>
        <w:rPr>
          <w:rFonts w:ascii="Helvetica" w:hAnsi="Helvetica" w:cs="Helvetica"/>
          <w:color w:val="999999"/>
          <w:sz w:val="2"/>
          <w:szCs w:val="2"/>
        </w:rPr>
      </w:pPr>
      <w:r>
        <w:rPr>
          <w:rFonts w:ascii="Helvetica" w:hAnsi="Helvetica" w:cs="Helvetica"/>
          <w:color w:val="999999"/>
          <w:sz w:val="2"/>
          <w:szCs w:val="2"/>
        </w:rPr>
        <w:t> </w:t>
      </w:r>
    </w:p>
    <w:p w:rsidR="009024DB" w:rsidRDefault="009024DB" w:rsidP="009024D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" w:hAnsi="Helvetica" w:cs="Helvetica"/>
          <w:color w:val="999999"/>
          <w:sz w:val="20"/>
          <w:szCs w:val="20"/>
        </w:rPr>
      </w:pPr>
      <w:hyperlink r:id="rId26" w:history="1">
        <w:r>
          <w:rPr>
            <w:rStyle w:val="a3"/>
            <w:rFonts w:ascii="Helvetica" w:hAnsi="Helvetica" w:cs="Helvetica"/>
            <w:color w:val="017E66"/>
            <w:sz w:val="20"/>
            <w:szCs w:val="20"/>
            <w:u w:val="none"/>
          </w:rPr>
          <w:t>react.js</w:t>
        </w:r>
      </w:hyperlink>
    </w:p>
    <w:p w:rsidR="009024DB" w:rsidRDefault="009024DB" w:rsidP="009024DB">
      <w:pPr>
        <w:rPr>
          <w:rFonts w:ascii="Helvetica" w:hAnsi="Helvetica" w:cs="Helvetica"/>
          <w:color w:val="999999"/>
          <w:szCs w:val="21"/>
        </w:rPr>
      </w:pPr>
      <w:r>
        <w:rPr>
          <w:rFonts w:ascii="Helvetica" w:hAnsi="Helvetica" w:cs="Helvetica"/>
          <w:color w:val="999999"/>
          <w:szCs w:val="21"/>
        </w:rPr>
        <w:t> </w:t>
      </w:r>
    </w:p>
    <w:p w:rsidR="009024DB" w:rsidRDefault="009024DB" w:rsidP="009024DB">
      <w:pPr>
        <w:rPr>
          <w:rFonts w:ascii="Helvetica" w:hAnsi="Helvetica" w:cs="Helvetica"/>
          <w:color w:val="999999"/>
          <w:szCs w:val="21"/>
        </w:rPr>
      </w:pPr>
      <w:hyperlink r:id="rId27" w:history="1">
        <w:r>
          <w:rPr>
            <w:rStyle w:val="a4"/>
            <w:rFonts w:ascii="Helvetica" w:hAnsi="Helvetica" w:cs="Helvetica"/>
            <w:color w:val="009A61"/>
            <w:szCs w:val="21"/>
          </w:rPr>
          <w:t>一颗胖兔软糖</w:t>
        </w:r>
      </w:hyperlink>
      <w:r>
        <w:rPr>
          <w:rFonts w:ascii="Helvetica" w:hAnsi="Helvetica" w:cs="Helvetica"/>
          <w:color w:val="999999"/>
          <w:szCs w:val="21"/>
        </w:rPr>
        <w:t> 2017</w:t>
      </w:r>
      <w:r>
        <w:rPr>
          <w:rFonts w:ascii="Helvetica" w:hAnsi="Helvetica" w:cs="Helvetica"/>
          <w:color w:val="999999"/>
          <w:szCs w:val="21"/>
        </w:rPr>
        <w:t>年</w:t>
      </w:r>
      <w:r>
        <w:rPr>
          <w:rFonts w:ascii="Helvetica" w:hAnsi="Helvetica" w:cs="Helvetica"/>
          <w:color w:val="999999"/>
          <w:szCs w:val="21"/>
        </w:rPr>
        <w:t>06</w:t>
      </w:r>
      <w:r>
        <w:rPr>
          <w:rFonts w:ascii="Helvetica" w:hAnsi="Helvetica" w:cs="Helvetica"/>
          <w:color w:val="999999"/>
          <w:szCs w:val="21"/>
        </w:rPr>
        <w:t>月</w:t>
      </w:r>
      <w:r>
        <w:rPr>
          <w:rFonts w:ascii="Helvetica" w:hAnsi="Helvetica" w:cs="Helvetica"/>
          <w:color w:val="999999"/>
          <w:szCs w:val="21"/>
        </w:rPr>
        <w:t>02</w:t>
      </w:r>
      <w:r>
        <w:rPr>
          <w:rFonts w:ascii="Helvetica" w:hAnsi="Helvetica" w:cs="Helvetica"/>
          <w:color w:val="999999"/>
          <w:szCs w:val="21"/>
        </w:rPr>
        <w:t>日发布</w:t>
      </w:r>
    </w:p>
    <w:p w:rsidR="009024DB" w:rsidRDefault="009024DB" w:rsidP="009024DB">
      <w:pPr>
        <w:widowControl/>
        <w:numPr>
          <w:ilvl w:val="0"/>
          <w:numId w:val="4"/>
        </w:numPr>
        <w:spacing w:after="100" w:afterAutospacing="1"/>
        <w:ind w:left="0"/>
        <w:jc w:val="left"/>
        <w:rPr>
          <w:rFonts w:ascii="Helvetica" w:hAnsi="Helvetica" w:cs="Helvetica"/>
          <w:color w:val="999999"/>
          <w:szCs w:val="21"/>
        </w:rPr>
      </w:pPr>
      <w:r>
        <w:rPr>
          <w:rFonts w:ascii="Helvetica" w:hAnsi="Helvetica" w:cs="Helvetica"/>
          <w:color w:val="999999"/>
          <w:szCs w:val="21"/>
        </w:rPr>
        <w:t>赞</w:t>
      </w:r>
      <w:r>
        <w:rPr>
          <w:rFonts w:ascii="Helvetica" w:hAnsi="Helvetica" w:cs="Helvetica"/>
          <w:color w:val="999999"/>
          <w:szCs w:val="21"/>
        </w:rPr>
        <w:t>  </w:t>
      </w:r>
      <w:r>
        <w:rPr>
          <w:rStyle w:val="seprator"/>
          <w:rFonts w:ascii="Helvetica" w:hAnsi="Helvetica" w:cs="Helvetica"/>
          <w:color w:val="999999"/>
          <w:szCs w:val="21"/>
        </w:rPr>
        <w:t>|</w:t>
      </w:r>
      <w:r>
        <w:rPr>
          <w:rFonts w:ascii="Helvetica" w:hAnsi="Helvetica" w:cs="Helvetica"/>
          <w:color w:val="999999"/>
          <w:szCs w:val="21"/>
        </w:rPr>
        <w:t>   1</w:t>
      </w:r>
      <w:r>
        <w:rPr>
          <w:rFonts w:ascii="Helvetica" w:hAnsi="Helvetica" w:cs="Helvetica"/>
          <w:color w:val="999999"/>
          <w:szCs w:val="21"/>
        </w:rPr>
        <w:t>收藏</w:t>
      </w:r>
      <w:r>
        <w:rPr>
          <w:rFonts w:ascii="Helvetica" w:hAnsi="Helvetica" w:cs="Helvetica"/>
          <w:color w:val="999999"/>
          <w:szCs w:val="21"/>
        </w:rPr>
        <w:t>  </w:t>
      </w:r>
      <w:r>
        <w:rPr>
          <w:rStyle w:val="seprator"/>
          <w:rFonts w:ascii="Helvetica" w:hAnsi="Helvetica" w:cs="Helvetica"/>
          <w:color w:val="999999"/>
          <w:szCs w:val="21"/>
        </w:rPr>
        <w:t>|</w:t>
      </w:r>
      <w:r>
        <w:rPr>
          <w:rFonts w:ascii="Helvetica" w:hAnsi="Helvetica" w:cs="Helvetica"/>
          <w:color w:val="999999"/>
          <w:szCs w:val="21"/>
        </w:rPr>
        <w:t>  1</w:t>
      </w:r>
    </w:p>
    <w:p w:rsidR="009024DB" w:rsidRDefault="009024DB" w:rsidP="009024DB">
      <w:pPr>
        <w:widowControl/>
        <w:numPr>
          <w:ilvl w:val="0"/>
          <w:numId w:val="4"/>
        </w:numPr>
        <w:spacing w:before="150" w:after="100" w:afterAutospacing="1"/>
        <w:ind w:left="0"/>
        <w:jc w:val="left"/>
        <w:rPr>
          <w:rFonts w:ascii="Helvetica" w:hAnsi="Helvetica" w:cs="Helvetica"/>
          <w:color w:val="999999"/>
          <w:szCs w:val="21"/>
        </w:rPr>
      </w:pPr>
      <w:r>
        <w:rPr>
          <w:rStyle w:val="a4"/>
          <w:rFonts w:ascii="Helvetica" w:hAnsi="Helvetica" w:cs="Helvetica"/>
          <w:b w:val="0"/>
          <w:bCs w:val="0"/>
          <w:color w:val="333333"/>
          <w:szCs w:val="21"/>
        </w:rPr>
        <w:t>2.6k</w:t>
      </w:r>
      <w:r>
        <w:rPr>
          <w:rFonts w:ascii="Helvetica" w:hAnsi="Helvetica" w:cs="Helvetica"/>
          <w:color w:val="999999"/>
          <w:szCs w:val="21"/>
        </w:rPr>
        <w:t> </w:t>
      </w:r>
      <w:r>
        <w:rPr>
          <w:rFonts w:ascii="Helvetica" w:hAnsi="Helvetica" w:cs="Helvetica"/>
          <w:color w:val="999999"/>
          <w:szCs w:val="21"/>
        </w:rPr>
        <w:t>次浏览</w:t>
      </w:r>
    </w:p>
    <w:p w:rsidR="009024DB" w:rsidRDefault="009024DB" w:rsidP="009024DB">
      <w:pPr>
        <w:pStyle w:val="a5"/>
        <w:spacing w:before="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最近在用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react</w:t>
      </w:r>
      <w:r>
        <w:rPr>
          <w:rFonts w:ascii="Helvetica" w:hAnsi="Helvetica" w:cs="Helvetica"/>
          <w:color w:val="333333"/>
          <w:sz w:val="21"/>
          <w:szCs w:val="21"/>
        </w:rPr>
        <w:t>+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node.js</w:t>
      </w:r>
      <w:r>
        <w:rPr>
          <w:rFonts w:ascii="Helvetica" w:hAnsi="Helvetica" w:cs="Helvetica"/>
          <w:color w:val="333333"/>
          <w:sz w:val="21"/>
          <w:szCs w:val="21"/>
        </w:rPr>
        <w:t>做项目的时候遇到一个问题：前端需要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post</w:t>
      </w:r>
      <w:r>
        <w:rPr>
          <w:rFonts w:ascii="Helvetica" w:hAnsi="Helvetica" w:cs="Helvetica"/>
          <w:color w:val="333333"/>
          <w:sz w:val="21"/>
          <w:szCs w:val="21"/>
        </w:rPr>
        <w:t>给服务器的内容为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json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格式的（也就是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为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application/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json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的格式），使用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fetch()</w:t>
      </w:r>
      <w:r>
        <w:rPr>
          <w:rFonts w:ascii="Helvetica" w:hAnsi="Helvetica" w:cs="Helvetica"/>
          <w:color w:val="333333"/>
          <w:sz w:val="21"/>
          <w:szCs w:val="21"/>
        </w:rPr>
        <w:t>来与服务器进行交互时，设置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headers</w:t>
      </w:r>
      <w:r>
        <w:rPr>
          <w:rFonts w:ascii="Helvetica" w:hAnsi="Helvetica" w:cs="Helvetica"/>
          <w:color w:val="333333"/>
          <w:sz w:val="21"/>
          <w:szCs w:val="21"/>
        </w:rPr>
        <w:t>的中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为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application/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json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，数据发送不到到服务器并报错如下：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7622540" cy="1924050"/>
            <wp:effectExtent l="0" t="0" r="0" b="0"/>
            <wp:docPr id="7" name="图片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4"/>
          <w:rFonts w:ascii="Helvetica" w:hAnsi="Helvetica" w:cs="Helvetica"/>
          <w:color w:val="333333"/>
          <w:sz w:val="21"/>
          <w:szCs w:val="21"/>
        </w:rPr>
        <w:t>我明明时候用的是</w:t>
      </w:r>
      <w:r>
        <w:rPr>
          <w:rStyle w:val="HTML"/>
          <w:rFonts w:ascii="Consolas" w:hAnsi="Consolas" w:cs="Consolas"/>
          <w:b/>
          <w:bCs/>
          <w:color w:val="C7254E"/>
          <w:sz w:val="20"/>
          <w:szCs w:val="20"/>
          <w:shd w:val="clear" w:color="auto" w:fill="F9F2F4"/>
        </w:rPr>
        <w:t>post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方法！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然而试了很多种方法之后，在</w:t>
      </w:r>
      <w:r>
        <w:rPr>
          <w:rFonts w:ascii="Helvetica" w:hAnsi="Helvetica" w:cs="Helvetica"/>
          <w:color w:val="333333"/>
          <w:sz w:val="21"/>
          <w:szCs w:val="21"/>
        </w:rPr>
        <w:t>headers</w:t>
      </w:r>
      <w:r>
        <w:rPr>
          <w:rFonts w:ascii="Helvetica" w:hAnsi="Helvetica" w:cs="Helvetica"/>
          <w:color w:val="333333"/>
          <w:sz w:val="21"/>
          <w:szCs w:val="21"/>
        </w:rPr>
        <w:t>里添加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mode:'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no-c</w:t>
      </w:r>
      <w:proofErr w:type="spellEnd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ors'</w:t>
      </w:r>
      <w:r>
        <w:rPr>
          <w:rFonts w:ascii="Helvetica" w:hAnsi="Helvetica" w:cs="Helvetica"/>
          <w:color w:val="333333"/>
          <w:sz w:val="21"/>
          <w:szCs w:val="21"/>
        </w:rPr>
        <w:t>（意为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不跨域</w:t>
      </w:r>
      <w:r>
        <w:rPr>
          <w:rFonts w:ascii="Helvetica" w:hAnsi="Helvetica" w:cs="Helvetica"/>
          <w:color w:val="333333"/>
          <w:sz w:val="21"/>
          <w:szCs w:val="21"/>
        </w:rPr>
        <w:t>“</w:t>
      </w:r>
      <w:r>
        <w:rPr>
          <w:rFonts w:ascii="Helvetica" w:hAnsi="Helvetica" w:cs="Helvetica"/>
          <w:color w:val="333333"/>
          <w:sz w:val="21"/>
          <w:szCs w:val="21"/>
        </w:rPr>
        <w:t>）后，能提交成功，但是查看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request</w:t>
      </w:r>
      <w:r>
        <w:rPr>
          <w:rFonts w:ascii="Helvetica" w:hAnsi="Helvetica" w:cs="Helvetica"/>
          <w:color w:val="333333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headers</w:t>
      </w:r>
      <w:r>
        <w:rPr>
          <w:rFonts w:ascii="Helvetica" w:hAnsi="Helvetica" w:cs="Helvetica"/>
          <w:color w:val="333333"/>
          <w:sz w:val="21"/>
          <w:szCs w:val="21"/>
        </w:rPr>
        <w:t>发现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自动变成了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text-plain</w:t>
      </w:r>
      <w:r>
        <w:rPr>
          <w:rFonts w:ascii="Helvetica" w:hAnsi="Helvetica" w:cs="Helvetica"/>
          <w:color w:val="333333"/>
          <w:sz w:val="21"/>
          <w:szCs w:val="21"/>
        </w:rPr>
        <w:t>，这并不是服务器期望接受到的数据格式。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后来我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goooooooogle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了一下，在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stackoverflow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上看到这样一段回答：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622540" cy="6305550"/>
            <wp:effectExtent l="0" t="0" r="0" b="0"/>
            <wp:docPr id="6" name="图片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大概意思为：在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'no-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cors</w:t>
      </w:r>
      <w:proofErr w:type="spellEnd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'</w:t>
      </w:r>
      <w:r>
        <w:rPr>
          <w:rFonts w:ascii="Helvetica" w:hAnsi="Helvetica" w:cs="Helvetica"/>
          <w:color w:val="333333"/>
          <w:sz w:val="21"/>
          <w:szCs w:val="21"/>
        </w:rPr>
        <w:t>模式下，我们不能修改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，而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的值只能是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application/x-www-form-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urlencoded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multipart/form-data</w:t>
      </w:r>
      <w:r>
        <w:rPr>
          <w:rFonts w:ascii="Helvetica" w:hAnsi="Helvetica" w:cs="Helvetica"/>
          <w:color w:val="333333"/>
          <w:sz w:val="21"/>
          <w:szCs w:val="21"/>
        </w:rPr>
        <w:t>或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text/plain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如果不设置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mode</w:t>
      </w:r>
      <w:r>
        <w:rPr>
          <w:rFonts w:ascii="Helvetica" w:hAnsi="Helvetica" w:cs="Helvetica"/>
          <w:color w:val="333333"/>
          <w:sz w:val="21"/>
          <w:szCs w:val="21"/>
        </w:rPr>
        <w:t>，直接设置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为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application/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json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，则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fetch</w:t>
      </w:r>
      <w:r>
        <w:rPr>
          <w:rFonts w:ascii="Helvetica" w:hAnsi="Helvetica" w:cs="Helvetica"/>
          <w:color w:val="333333"/>
          <w:sz w:val="21"/>
          <w:szCs w:val="21"/>
        </w:rPr>
        <w:t>会默认这是跨域模式（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mode:'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cors</w:t>
      </w:r>
      <w:proofErr w:type="spellEnd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'</w:t>
      </w:r>
      <w:r>
        <w:rPr>
          <w:rFonts w:ascii="Helvetica" w:hAnsi="Helvetica" w:cs="Helvetica"/>
          <w:color w:val="333333"/>
          <w:sz w:val="21"/>
          <w:szCs w:val="21"/>
        </w:rPr>
        <w:t>），在跨域</w:t>
      </w:r>
      <w:r>
        <w:rPr>
          <w:rFonts w:ascii="Helvetica" w:hAnsi="Helvetica" w:cs="Helvetica"/>
          <w:color w:val="333333"/>
          <w:sz w:val="21"/>
          <w:szCs w:val="21"/>
        </w:rPr>
        <w:t>POST</w:t>
      </w:r>
      <w:r>
        <w:rPr>
          <w:rFonts w:ascii="Helvetica" w:hAnsi="Helvetica" w:cs="Helvetica"/>
          <w:color w:val="333333"/>
          <w:sz w:val="21"/>
          <w:szCs w:val="21"/>
        </w:rPr>
        <w:t>之前，客户端会先发一条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OPTIONS</w:t>
      </w:r>
      <w:r>
        <w:rPr>
          <w:rFonts w:ascii="Helvetica" w:hAnsi="Helvetica" w:cs="Helvetica"/>
          <w:color w:val="333333"/>
          <w:sz w:val="21"/>
          <w:szCs w:val="21"/>
        </w:rPr>
        <w:t>请求来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探探路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，如果服务器允许，再继续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POST</w:t>
      </w:r>
      <w:r>
        <w:rPr>
          <w:rFonts w:ascii="Helvetica" w:hAnsi="Helvetica" w:cs="Helvetica"/>
          <w:color w:val="333333"/>
          <w:sz w:val="21"/>
          <w:szCs w:val="21"/>
        </w:rPr>
        <w:t>数据。对于这种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OPTIONS</w:t>
      </w:r>
      <w:r>
        <w:rPr>
          <w:rFonts w:ascii="Helvetica" w:hAnsi="Helvetica" w:cs="Helvetica"/>
          <w:color w:val="333333"/>
          <w:sz w:val="21"/>
          <w:szCs w:val="21"/>
        </w:rPr>
        <w:t>请求，需要在服务器配置允许接受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OPTIONS</w:t>
      </w:r>
      <w:r>
        <w:rPr>
          <w:rFonts w:ascii="Helvetica" w:hAnsi="Helvetica" w:cs="Helvetica"/>
          <w:color w:val="333333"/>
          <w:sz w:val="21"/>
          <w:szCs w:val="21"/>
        </w:rPr>
        <w:t>请求，我的配置如下：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>if (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ctx.request.method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== 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</w:rPr>
        <w:t>OPTIONS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) {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ctx.response.status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= </w:t>
      </w:r>
      <w:r>
        <w:rPr>
          <w:rStyle w:val="hljs-number"/>
          <w:rFonts w:ascii="Consolas" w:hAnsi="Consolas" w:cs="Consolas"/>
          <w:color w:val="008080"/>
          <w:sz w:val="20"/>
          <w:szCs w:val="20"/>
        </w:rPr>
        <w:t>200</w:t>
      </w:r>
    </w:p>
    <w:p w:rsidR="009024DB" w:rsidRDefault="009024DB" w:rsidP="009024DB">
      <w:pPr>
        <w:pStyle w:val="HTML0"/>
        <w:wordWrap w:val="0"/>
        <w:spacing w:after="36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lastRenderedPageBreak/>
        <w:t>}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我这样写就是直接允许了所有的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OPTIONS</w:t>
      </w:r>
      <w:r>
        <w:rPr>
          <w:rFonts w:ascii="Helvetica" w:hAnsi="Helvetica" w:cs="Helvetica"/>
          <w:color w:val="333333"/>
          <w:sz w:val="21"/>
          <w:szCs w:val="21"/>
        </w:rPr>
        <w:t>请求，也可以按照需求来判断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OPTIONS</w:t>
      </w:r>
      <w:r>
        <w:rPr>
          <w:rFonts w:ascii="Helvetica" w:hAnsi="Helvetica" w:cs="Helvetica"/>
          <w:color w:val="333333"/>
          <w:sz w:val="21"/>
          <w:szCs w:val="21"/>
        </w:rPr>
        <w:t>请求中更详细的信息。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当然，如果你的项目确实涉及到跨域问题，除了判断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OPTIONS</w:t>
      </w:r>
      <w:r>
        <w:rPr>
          <w:rFonts w:ascii="Helvetica" w:hAnsi="Helvetica" w:cs="Helvetica"/>
          <w:color w:val="333333"/>
          <w:sz w:val="21"/>
          <w:szCs w:val="21"/>
        </w:rPr>
        <w:t>方法的请求之外，还需要配置一下请求头，我的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node.js</w:t>
      </w:r>
      <w:r>
        <w:rPr>
          <w:rFonts w:ascii="Helvetica" w:hAnsi="Helvetica" w:cs="Helvetica"/>
          <w:color w:val="333333"/>
          <w:sz w:val="21"/>
          <w:szCs w:val="21"/>
        </w:rPr>
        <w:t>项目中的配置如下（使用的是</w:t>
      </w:r>
      <w:r>
        <w:rPr>
          <w:rFonts w:ascii="Helvetica" w:hAnsi="Helvetica" w:cs="Helvetica"/>
          <w:color w:val="333333"/>
          <w:sz w:val="21"/>
          <w:szCs w:val="21"/>
        </w:rPr>
        <w:t>KOA2</w:t>
      </w:r>
      <w:r>
        <w:rPr>
          <w:rFonts w:ascii="Helvetica" w:hAnsi="Helvetica" w:cs="Helvetica"/>
          <w:color w:val="333333"/>
          <w:sz w:val="21"/>
          <w:szCs w:val="21"/>
        </w:rPr>
        <w:t>框架）：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app.use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async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, next) =&gt; {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ctx.set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"Access-Control-Allow-Origin"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, 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"*"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);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ctx.set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"Access-Control-Allow-Credentials"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, true);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ctx.set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"Access-Control-Allow-Methods"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, 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</w:rPr>
        <w:t>OPTIONS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 xml:space="preserve">,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</w:rPr>
        <w:t>GET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 xml:space="preserve">,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</w:rPr>
        <w:t>PUT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 xml:space="preserve">,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</w:rPr>
        <w:t>POST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 xml:space="preserve">,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</w:rPr>
        <w:t>DELETE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);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ctx.set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"Access-Control-Allow-Headers"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, 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"x-requested-with, accept, origin, content-type"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);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ctx.set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"X-Powered-By"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, ' </w:t>
      </w:r>
      <w:r>
        <w:rPr>
          <w:rStyle w:val="hljs-number"/>
          <w:rFonts w:ascii="Consolas" w:hAnsi="Consolas" w:cs="Consolas"/>
          <w:color w:val="008080"/>
          <w:sz w:val="20"/>
          <w:szCs w:val="20"/>
        </w:rPr>
        <w:t>3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.</w:t>
      </w:r>
      <w:r>
        <w:rPr>
          <w:rStyle w:val="hljs-number"/>
          <w:rFonts w:ascii="Consolas" w:hAnsi="Consolas" w:cs="Consolas"/>
          <w:color w:val="008080"/>
          <w:sz w:val="20"/>
          <w:szCs w:val="20"/>
        </w:rPr>
        <w:t>2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.</w:t>
      </w:r>
      <w:r>
        <w:rPr>
          <w:rStyle w:val="hljs-number"/>
          <w:rFonts w:ascii="Consolas" w:hAnsi="Consolas" w:cs="Consolas"/>
          <w:color w:val="008080"/>
          <w:sz w:val="20"/>
          <w:szCs w:val="20"/>
        </w:rPr>
        <w:t>1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');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ctx.set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"Content-Type"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, 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"application/</w:t>
      </w:r>
      <w:proofErr w:type="spellStart"/>
      <w:r>
        <w:rPr>
          <w:rStyle w:val="hljs-string"/>
          <w:rFonts w:ascii="Consolas" w:hAnsi="Consolas" w:cs="Consolas"/>
          <w:color w:val="DD1144"/>
          <w:sz w:val="20"/>
          <w:szCs w:val="20"/>
        </w:rPr>
        <w:t>json;charset</w:t>
      </w:r>
      <w:proofErr w:type="spellEnd"/>
      <w:r>
        <w:rPr>
          <w:rStyle w:val="hljs-string"/>
          <w:rFonts w:ascii="Consolas" w:hAnsi="Consolas" w:cs="Consolas"/>
          <w:color w:val="DD1144"/>
          <w:sz w:val="20"/>
          <w:szCs w:val="20"/>
        </w:rPr>
        <w:t>=utf-8"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);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if (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ctx.request.method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== 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</w:rPr>
        <w:t>OPTIONS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) {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    </w:t>
      </w: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ctx.response.status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= </w:t>
      </w:r>
      <w:r>
        <w:rPr>
          <w:rStyle w:val="hljs-number"/>
          <w:rFonts w:ascii="Consolas" w:hAnsi="Consolas" w:cs="Consolas"/>
          <w:color w:val="008080"/>
          <w:sz w:val="20"/>
          <w:szCs w:val="20"/>
        </w:rPr>
        <w:t>200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    }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}</w:t>
      </w:r>
    </w:p>
    <w:p w:rsidR="009024DB" w:rsidRDefault="009024DB" w:rsidP="009024DB">
      <w:pPr>
        <w:pStyle w:val="HTML0"/>
        <w:wordWrap w:val="0"/>
        <w:spacing w:after="360"/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   await next();</w:t>
      </w:r>
    </w:p>
    <w:p w:rsidR="009024DB" w:rsidRDefault="009024DB" w:rsidP="009024DB">
      <w:pPr>
        <w:pStyle w:val="HTML0"/>
        <w:wordWrap w:val="0"/>
        <w:spacing w:after="36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>});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这样，前端就不需要再做跨域处理了。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新手上路，理解有误的请大家指正</w:t>
      </w:r>
      <w:r>
        <w:rPr>
          <w:rFonts w:ascii="Helvetica" w:hAnsi="Helvetica" w:cs="Helvetica"/>
          <w:color w:val="333333"/>
          <w:sz w:val="21"/>
          <w:szCs w:val="21"/>
        </w:rPr>
        <w:t>~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=============2017.6.16</w:t>
      </w:r>
      <w:r>
        <w:rPr>
          <w:rFonts w:ascii="Helvetica" w:hAnsi="Helvetica" w:cs="Helvetica"/>
          <w:color w:val="333333"/>
          <w:sz w:val="21"/>
          <w:szCs w:val="21"/>
        </w:rPr>
        <w:t>更新</w:t>
      </w:r>
      <w:r>
        <w:rPr>
          <w:rFonts w:ascii="Helvetica" w:hAnsi="Helvetica" w:cs="Helvetica"/>
          <w:color w:val="333333"/>
          <w:sz w:val="21"/>
          <w:szCs w:val="21"/>
        </w:rPr>
        <w:t>==================</w:t>
      </w:r>
    </w:p>
    <w:p w:rsidR="009024DB" w:rsidRDefault="009024DB" w:rsidP="009024DB">
      <w:pPr>
        <w:pStyle w:val="a5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lastRenderedPageBreak/>
        <w:t>nodejs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中跨域</w:t>
      </w:r>
      <w:r>
        <w:rPr>
          <w:rFonts w:ascii="Helvetica" w:hAnsi="Helvetica" w:cs="Helvetica"/>
          <w:color w:val="333333"/>
          <w:sz w:val="21"/>
          <w:szCs w:val="21"/>
        </w:rPr>
        <w:t>header</w:t>
      </w:r>
      <w:r>
        <w:rPr>
          <w:rFonts w:ascii="Helvetica" w:hAnsi="Helvetica" w:cs="Helvetica"/>
          <w:color w:val="333333"/>
          <w:sz w:val="21"/>
          <w:szCs w:val="21"/>
        </w:rPr>
        <w:t>配置中的</w:t>
      </w:r>
      <w:r>
        <w:rPr>
          <w:rFonts w:ascii="Helvetica" w:hAnsi="Helvetica" w:cs="Helvetica"/>
          <w:color w:val="333333"/>
          <w:sz w:val="21"/>
          <w:szCs w:val="21"/>
        </w:rPr>
        <w:t>header</w:t>
      </w:r>
      <w:r>
        <w:rPr>
          <w:rFonts w:ascii="Helvetica" w:hAnsi="Helvetica" w:cs="Helvetica"/>
          <w:color w:val="333333"/>
          <w:sz w:val="21"/>
          <w:szCs w:val="21"/>
        </w:rPr>
        <w:t>字段，一定要跟</w:t>
      </w:r>
      <w:r>
        <w:rPr>
          <w:rFonts w:ascii="Helvetica" w:hAnsi="Helvetica" w:cs="Helvetica"/>
          <w:color w:val="333333"/>
          <w:sz w:val="21"/>
          <w:szCs w:val="21"/>
        </w:rPr>
        <w:t>fetch</w:t>
      </w:r>
      <w:r>
        <w:rPr>
          <w:rFonts w:ascii="Helvetica" w:hAnsi="Helvetica" w:cs="Helvetica"/>
          <w:color w:val="333333"/>
          <w:sz w:val="21"/>
          <w:szCs w:val="21"/>
        </w:rPr>
        <w:t>里设置的</w:t>
      </w:r>
      <w:r>
        <w:rPr>
          <w:rFonts w:ascii="Helvetica" w:hAnsi="Helvetica" w:cs="Helvetica"/>
          <w:color w:val="333333"/>
          <w:sz w:val="21"/>
          <w:szCs w:val="21"/>
        </w:rPr>
        <w:t>header</w:t>
      </w:r>
      <w:r>
        <w:rPr>
          <w:rFonts w:ascii="Helvetica" w:hAnsi="Helvetica" w:cs="Helvetica"/>
          <w:color w:val="333333"/>
          <w:sz w:val="21"/>
          <w:szCs w:val="21"/>
        </w:rPr>
        <w:t>字段一致，比如：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在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nodejs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中配置头文件：</w:t>
      </w:r>
    </w:p>
    <w:p w:rsidR="009024DB" w:rsidRDefault="009024DB" w:rsidP="009024DB">
      <w:pPr>
        <w:pStyle w:val="HTML0"/>
        <w:wordWrap w:val="0"/>
        <w:spacing w:after="360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ctx</w:t>
      </w:r>
      <w:r>
        <w:rPr>
          <w:rStyle w:val="hljs-meta"/>
          <w:rFonts w:ascii="Consolas" w:hAnsi="Consolas" w:cs="Consolas"/>
          <w:b/>
          <w:bCs/>
          <w:color w:val="999999"/>
          <w:sz w:val="20"/>
          <w:szCs w:val="20"/>
        </w:rPr>
        <w:t>.set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"Access-Control-Allow-Headers"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, </w:t>
      </w:r>
      <w:r>
        <w:rPr>
          <w:rStyle w:val="hljs-string"/>
          <w:rFonts w:ascii="Consolas" w:hAnsi="Consolas" w:cs="Consolas"/>
          <w:color w:val="DD1144"/>
          <w:sz w:val="20"/>
          <w:szCs w:val="20"/>
        </w:rPr>
        <w:t>"x-requested-with, accept, origin, content-type"</w:t>
      </w:r>
      <w:r>
        <w:rPr>
          <w:rStyle w:val="HTML"/>
          <w:rFonts w:ascii="Consolas" w:hAnsi="Consolas" w:cs="Consolas"/>
          <w:color w:val="333333"/>
          <w:sz w:val="20"/>
          <w:szCs w:val="20"/>
        </w:rPr>
        <w:t>)</w:t>
      </w:r>
      <w:r>
        <w:rPr>
          <w:rStyle w:val="hljs-comment"/>
          <w:rFonts w:ascii="Consolas" w:hAnsi="Consolas" w:cs="Consolas"/>
          <w:color w:val="999988"/>
          <w:sz w:val="20"/>
          <w:szCs w:val="20"/>
        </w:rPr>
        <w:t>;</w:t>
      </w:r>
    </w:p>
    <w:p w:rsidR="009024DB" w:rsidRDefault="009024DB" w:rsidP="009024DB">
      <w:pPr>
        <w:pStyle w:val="a5"/>
        <w:spacing w:before="36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那么，在</w:t>
      </w:r>
      <w:r>
        <w:rPr>
          <w:rFonts w:ascii="Helvetica" w:hAnsi="Helvetica" w:cs="Helvetica"/>
          <w:color w:val="333333"/>
          <w:sz w:val="21"/>
          <w:szCs w:val="21"/>
        </w:rPr>
        <w:t>fetch</w:t>
      </w:r>
      <w:r>
        <w:rPr>
          <w:rFonts w:ascii="Helvetica" w:hAnsi="Helvetica" w:cs="Helvetica"/>
          <w:color w:val="333333"/>
          <w:sz w:val="21"/>
          <w:szCs w:val="21"/>
        </w:rPr>
        <w:t>中配置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要写得与上述代码中的一致。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nodejs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中写的是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type</w:t>
      </w:r>
      <w:r>
        <w:rPr>
          <w:rFonts w:ascii="Helvetica" w:hAnsi="Helvetica" w:cs="Helvetica"/>
          <w:color w:val="333333"/>
          <w:sz w:val="21"/>
          <w:szCs w:val="21"/>
        </w:rPr>
        <w:t>,fetch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中就写</w:t>
      </w:r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content-type</w:t>
      </w:r>
      <w:r>
        <w:rPr>
          <w:rFonts w:ascii="Helvetica" w:hAnsi="Helvetica" w:cs="Helvetica"/>
          <w:color w:val="333333"/>
          <w:sz w:val="21"/>
          <w:szCs w:val="21"/>
        </w:rPr>
        <w:t>，写成</w:t>
      </w:r>
      <w:proofErr w:type="spellStart"/>
      <w:r>
        <w:rPr>
          <w:rStyle w:val="HTML"/>
          <w:rFonts w:ascii="Consolas" w:hAnsi="Consolas" w:cs="Consolas"/>
          <w:color w:val="C7254E"/>
          <w:sz w:val="20"/>
          <w:szCs w:val="20"/>
          <w:shd w:val="clear" w:color="auto" w:fill="F9F2F4"/>
        </w:rPr>
        <w:t>contentType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就不可以，会被拒绝。</w:t>
      </w:r>
    </w:p>
    <w:p w:rsidR="009024DB" w:rsidRDefault="009024DB" w:rsidP="009024DB">
      <w:pPr>
        <w:widowControl/>
        <w:numPr>
          <w:ilvl w:val="0"/>
          <w:numId w:val="5"/>
        </w:numPr>
        <w:spacing w:before="100" w:beforeAutospacing="1" w:after="100" w:afterAutospacing="1"/>
        <w:ind w:left="-75"/>
        <w:jc w:val="left"/>
        <w:rPr>
          <w:rFonts w:ascii="Helvetica" w:hAnsi="Helvetica" w:cs="Helvetica"/>
          <w:color w:val="333333"/>
          <w:szCs w:val="21"/>
        </w:rPr>
      </w:pPr>
      <w:hyperlink r:id="rId30" w:history="1">
        <w:r>
          <w:rPr>
            <w:rStyle w:val="a3"/>
            <w:rFonts w:ascii="Helvetica" w:hAnsi="Helvetica" w:cs="Helvetica"/>
            <w:color w:val="999999"/>
            <w:sz w:val="20"/>
            <w:szCs w:val="20"/>
            <w:u w:val="none"/>
          </w:rPr>
          <w:t>2017</w:t>
        </w:r>
        <w:r>
          <w:rPr>
            <w:rStyle w:val="a3"/>
            <w:rFonts w:ascii="Helvetica" w:hAnsi="Helvetica" w:cs="Helvetica"/>
            <w:color w:val="999999"/>
            <w:sz w:val="20"/>
            <w:szCs w:val="20"/>
            <w:u w:val="none"/>
          </w:rPr>
          <w:t>年</w:t>
        </w:r>
        <w:r>
          <w:rPr>
            <w:rStyle w:val="a3"/>
            <w:rFonts w:ascii="Helvetica" w:hAnsi="Helvetica" w:cs="Helvetica"/>
            <w:color w:val="999999"/>
            <w:sz w:val="20"/>
            <w:szCs w:val="20"/>
            <w:u w:val="none"/>
          </w:rPr>
          <w:t>06</w:t>
        </w:r>
        <w:r>
          <w:rPr>
            <w:rStyle w:val="a3"/>
            <w:rFonts w:ascii="Helvetica" w:hAnsi="Helvetica" w:cs="Helvetica"/>
            <w:color w:val="999999"/>
            <w:sz w:val="20"/>
            <w:szCs w:val="20"/>
            <w:u w:val="none"/>
          </w:rPr>
          <w:t>月</w:t>
        </w:r>
        <w:r>
          <w:rPr>
            <w:rStyle w:val="a3"/>
            <w:rFonts w:ascii="Helvetica" w:hAnsi="Helvetica" w:cs="Helvetica"/>
            <w:color w:val="999999"/>
            <w:sz w:val="20"/>
            <w:szCs w:val="20"/>
            <w:u w:val="none"/>
          </w:rPr>
          <w:t>02</w:t>
        </w:r>
        <w:r>
          <w:rPr>
            <w:rStyle w:val="a3"/>
            <w:rFonts w:ascii="Helvetica" w:hAnsi="Helvetica" w:cs="Helvetica"/>
            <w:color w:val="999999"/>
            <w:sz w:val="20"/>
            <w:szCs w:val="20"/>
            <w:u w:val="none"/>
          </w:rPr>
          <w:t>日发布</w:t>
        </w:r>
      </w:hyperlink>
    </w:p>
    <w:p w:rsidR="009024DB" w:rsidRDefault="009024DB" w:rsidP="009024DB">
      <w:pPr>
        <w:widowControl/>
        <w:numPr>
          <w:ilvl w:val="0"/>
          <w:numId w:val="5"/>
        </w:numPr>
        <w:spacing w:before="100" w:beforeAutospacing="1" w:after="100" w:afterAutospacing="1"/>
        <w:ind w:left="-75"/>
        <w:jc w:val="left"/>
        <w:rPr>
          <w:rFonts w:ascii="Helvetica" w:hAnsi="Helvetica" w:cs="Helvetica"/>
          <w:color w:val="333333"/>
          <w:szCs w:val="21"/>
        </w:rPr>
      </w:pPr>
    </w:p>
    <w:p w:rsidR="009024DB" w:rsidRDefault="009024DB" w:rsidP="009024DB">
      <w:pPr>
        <w:widowControl/>
        <w:numPr>
          <w:ilvl w:val="0"/>
          <w:numId w:val="6"/>
        </w:numPr>
        <w:spacing w:before="100" w:beforeAutospacing="1" w:after="100" w:afterAutospacing="1"/>
        <w:ind w:left="0" w:right="75"/>
        <w:jc w:val="left"/>
        <w:textAlignment w:val="bottom"/>
        <w:rPr>
          <w:rFonts w:ascii="Helvetica" w:hAnsi="Helvetica" w:cs="Helvetica"/>
          <w:color w:val="999999"/>
          <w:sz w:val="20"/>
          <w:szCs w:val="20"/>
        </w:rPr>
      </w:pPr>
      <w:hyperlink r:id="rId31" w:tooltip="" w:history="1">
        <w:r>
          <w:rPr>
            <w:rStyle w:val="a3"/>
            <w:rFonts w:ascii="Helvetica" w:hAnsi="Helvetica" w:cs="Helvetica"/>
            <w:color w:val="009A61"/>
            <w:sz w:val="20"/>
            <w:szCs w:val="20"/>
            <w:u w:val="none"/>
          </w:rPr>
          <w:t>新浪微博</w:t>
        </w:r>
      </w:hyperlink>
    </w:p>
    <w:p w:rsidR="009024DB" w:rsidRDefault="009024DB" w:rsidP="009024DB">
      <w:pPr>
        <w:widowControl/>
        <w:numPr>
          <w:ilvl w:val="0"/>
          <w:numId w:val="6"/>
        </w:numPr>
        <w:spacing w:before="100" w:beforeAutospacing="1" w:after="100" w:afterAutospacing="1"/>
        <w:ind w:left="0" w:right="75"/>
        <w:jc w:val="left"/>
        <w:textAlignment w:val="bottom"/>
        <w:rPr>
          <w:rFonts w:ascii="Helvetica" w:hAnsi="Helvetica" w:cs="Helvetica"/>
          <w:color w:val="999999"/>
          <w:sz w:val="20"/>
          <w:szCs w:val="20"/>
        </w:rPr>
      </w:pPr>
      <w:hyperlink r:id="rId32" w:tooltip="" w:history="1">
        <w:r>
          <w:rPr>
            <w:rStyle w:val="a3"/>
            <w:rFonts w:ascii="Helvetica" w:hAnsi="Helvetica" w:cs="Helvetica"/>
            <w:color w:val="009A61"/>
            <w:sz w:val="20"/>
            <w:szCs w:val="20"/>
            <w:u w:val="none"/>
          </w:rPr>
          <w:t>微信</w:t>
        </w:r>
      </w:hyperlink>
    </w:p>
    <w:p w:rsidR="009024DB" w:rsidRDefault="009024DB" w:rsidP="009024DB">
      <w:pPr>
        <w:widowControl/>
        <w:numPr>
          <w:ilvl w:val="0"/>
          <w:numId w:val="6"/>
        </w:numPr>
        <w:spacing w:before="100" w:beforeAutospacing="1" w:after="100" w:afterAutospacing="1"/>
        <w:ind w:left="0" w:right="75"/>
        <w:jc w:val="left"/>
        <w:textAlignment w:val="bottom"/>
        <w:rPr>
          <w:rFonts w:ascii="Helvetica" w:hAnsi="Helvetica" w:cs="Helvetica"/>
          <w:color w:val="999999"/>
          <w:sz w:val="20"/>
          <w:szCs w:val="20"/>
        </w:rPr>
      </w:pPr>
      <w:hyperlink r:id="rId33" w:tooltip="" w:history="1">
        <w:r>
          <w:rPr>
            <w:rStyle w:val="a3"/>
            <w:rFonts w:ascii="Helvetica" w:hAnsi="Helvetica" w:cs="Helvetica"/>
            <w:color w:val="009A61"/>
            <w:sz w:val="20"/>
            <w:szCs w:val="20"/>
            <w:u w:val="none"/>
          </w:rPr>
          <w:t>Twitter</w:t>
        </w:r>
      </w:hyperlink>
    </w:p>
    <w:p w:rsidR="009024DB" w:rsidRDefault="009024DB" w:rsidP="009024DB">
      <w:pPr>
        <w:widowControl/>
        <w:numPr>
          <w:ilvl w:val="0"/>
          <w:numId w:val="6"/>
        </w:numPr>
        <w:spacing w:before="100" w:beforeAutospacing="1" w:after="100" w:afterAutospacing="1"/>
        <w:ind w:left="0" w:right="75"/>
        <w:jc w:val="left"/>
        <w:textAlignment w:val="bottom"/>
        <w:rPr>
          <w:rFonts w:ascii="Helvetica" w:hAnsi="Helvetica" w:cs="Helvetica"/>
          <w:color w:val="999999"/>
          <w:sz w:val="20"/>
          <w:szCs w:val="20"/>
        </w:rPr>
      </w:pPr>
      <w:hyperlink r:id="rId34" w:tooltip="" w:history="1">
        <w:r>
          <w:rPr>
            <w:rStyle w:val="a3"/>
            <w:rFonts w:ascii="Helvetica" w:hAnsi="Helvetica" w:cs="Helvetica"/>
            <w:color w:val="009A61"/>
            <w:sz w:val="20"/>
            <w:szCs w:val="20"/>
            <w:u w:val="none"/>
          </w:rPr>
          <w:t>Facebook</w:t>
        </w:r>
      </w:hyperlink>
    </w:p>
    <w:p w:rsidR="009024DB" w:rsidRDefault="009024DB" w:rsidP="009024DB">
      <w:pPr>
        <w:jc w:val="center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赞</w:t>
      </w:r>
      <w:r>
        <w:rPr>
          <w:rFonts w:ascii="Helvetica" w:hAnsi="Helvetica" w:cs="Helvetica"/>
          <w:color w:val="333333"/>
          <w:szCs w:val="21"/>
        </w:rPr>
        <w:t>  </w:t>
      </w:r>
      <w:r>
        <w:rPr>
          <w:rStyle w:val="seprator"/>
          <w:rFonts w:ascii="Helvetica" w:hAnsi="Helvetica" w:cs="Helvetica"/>
          <w:color w:val="333333"/>
          <w:szCs w:val="21"/>
        </w:rPr>
        <w:t>|</w:t>
      </w:r>
      <w:r>
        <w:rPr>
          <w:rFonts w:ascii="Helvetica" w:hAnsi="Helvetica" w:cs="Helvetica"/>
          <w:color w:val="333333"/>
          <w:szCs w:val="21"/>
        </w:rPr>
        <w:t>   1</w:t>
      </w:r>
      <w:r>
        <w:rPr>
          <w:rFonts w:ascii="Helvetica" w:hAnsi="Helvetica" w:cs="Helvetica"/>
          <w:color w:val="333333"/>
          <w:szCs w:val="21"/>
        </w:rPr>
        <w:t>收藏</w:t>
      </w:r>
      <w:r>
        <w:rPr>
          <w:rFonts w:ascii="Helvetica" w:hAnsi="Helvetica" w:cs="Helvetica"/>
          <w:color w:val="333333"/>
          <w:szCs w:val="21"/>
        </w:rPr>
        <w:t>  </w:t>
      </w:r>
      <w:r>
        <w:rPr>
          <w:rStyle w:val="seprator"/>
          <w:rFonts w:ascii="Helvetica" w:hAnsi="Helvetica" w:cs="Helvetica"/>
          <w:color w:val="333333"/>
          <w:szCs w:val="21"/>
        </w:rPr>
        <w:t>|</w:t>
      </w:r>
      <w:r>
        <w:rPr>
          <w:rFonts w:ascii="Helvetica" w:hAnsi="Helvetica" w:cs="Helvetica"/>
          <w:color w:val="333333"/>
          <w:szCs w:val="21"/>
        </w:rPr>
        <w:t>  1</w:t>
      </w:r>
    </w:p>
    <w:p w:rsidR="009024DB" w:rsidRDefault="009024DB" w:rsidP="009024DB">
      <w:pPr>
        <w:pStyle w:val="4"/>
        <w:spacing w:after="150" w:afterAutospacing="0"/>
        <w:rPr>
          <w:ins w:id="0" w:author="Unknown"/>
          <w:rFonts w:ascii="inherit" w:hAnsi="inherit" w:cs="Helvetica"/>
          <w:b w:val="0"/>
          <w:bCs w:val="0"/>
          <w:color w:val="333333"/>
          <w:sz w:val="27"/>
          <w:szCs w:val="27"/>
        </w:rPr>
      </w:pPr>
      <w:ins w:id="1" w:author="Unknown">
        <w:r>
          <w:rPr>
            <w:rFonts w:ascii="inherit" w:hAnsi="inherit" w:cs="Helvetica"/>
            <w:b w:val="0"/>
            <w:bCs w:val="0"/>
            <w:color w:val="333333"/>
            <w:sz w:val="27"/>
            <w:szCs w:val="27"/>
          </w:rPr>
          <w:t>你可能感兴趣的文章</w:t>
        </w:r>
      </w:ins>
    </w:p>
    <w:p w:rsidR="009024DB" w:rsidRDefault="009024DB" w:rsidP="009024DB">
      <w:pPr>
        <w:widowControl/>
        <w:numPr>
          <w:ilvl w:val="0"/>
          <w:numId w:val="7"/>
        </w:numPr>
        <w:spacing w:before="100" w:beforeAutospacing="1" w:after="120"/>
        <w:jc w:val="left"/>
        <w:rPr>
          <w:ins w:id="2" w:author="Unknown"/>
          <w:rFonts w:ascii="Helvetica" w:hAnsi="Helvetica" w:cs="Helvetica"/>
          <w:color w:val="333333"/>
          <w:szCs w:val="21"/>
        </w:rPr>
      </w:pPr>
      <w:ins w:id="3" w:author="Unknown"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</w:instrText>
        </w:r>
        <w:r>
          <w:rPr>
            <w:rFonts w:ascii="Helvetica" w:hAnsi="Helvetica" w:cs="Helvetica" w:hint="eastAsia"/>
            <w:color w:val="333333"/>
            <w:szCs w:val="21"/>
          </w:rPr>
          <w:instrText>HYPERLINK "https://segmentfault.com/a/1190000012246932" \o "Nodejs</w:instrText>
        </w:r>
        <w:r>
          <w:rPr>
            <w:rFonts w:ascii="Helvetica" w:hAnsi="Helvetica" w:cs="Helvetica" w:hint="eastAsia"/>
            <w:color w:val="333333"/>
            <w:szCs w:val="21"/>
          </w:rPr>
          <w:instrText>学习记录：用</w:instrText>
        </w:r>
        <w:r>
          <w:rPr>
            <w:rFonts w:ascii="Helvetica" w:hAnsi="Helvetica" w:cs="Helvetica" w:hint="eastAsia"/>
            <w:color w:val="333333"/>
            <w:szCs w:val="21"/>
          </w:rPr>
          <w:instrText>koa.js</w:instrText>
        </w:r>
        <w:r>
          <w:rPr>
            <w:rFonts w:ascii="Helvetica" w:hAnsi="Helvetica" w:cs="Helvetica" w:hint="eastAsia"/>
            <w:color w:val="333333"/>
            <w:szCs w:val="21"/>
          </w:rPr>
          <w:instrText>开发微信公众号</w:instrText>
        </w:r>
        <w:r>
          <w:rPr>
            <w:rFonts w:ascii="Helvetica" w:hAnsi="Helvetica" w:cs="Helvetica" w:hint="eastAsia"/>
            <w:color w:val="333333"/>
            <w:szCs w:val="21"/>
          </w:rPr>
          <w:instrText>"</w:instrText>
        </w:r>
        <w:r>
          <w:rPr>
            <w:rFonts w:ascii="Helvetica" w:hAnsi="Helvetica" w:cs="Helvetica"/>
            <w:color w:val="333333"/>
            <w:szCs w:val="21"/>
          </w:rPr>
          <w:instrText xml:space="preserve">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Nodejs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学习记录：用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koa.js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开发微信公众号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  <w:r>
          <w:rPr>
            <w:rFonts w:ascii="Helvetica" w:hAnsi="Helvetica" w:cs="Helvetica"/>
            <w:color w:val="333333"/>
            <w:szCs w:val="21"/>
          </w:rPr>
          <w:t> </w:t>
        </w:r>
        <w:r>
          <w:rPr>
            <w:rFonts w:ascii="Helvetica" w:hAnsi="Helvetica" w:cs="Helvetica"/>
            <w:color w:val="777777"/>
            <w:sz w:val="20"/>
            <w:szCs w:val="20"/>
          </w:rPr>
          <w:t xml:space="preserve">3 </w:t>
        </w:r>
        <w:r>
          <w:rPr>
            <w:rFonts w:ascii="Helvetica" w:hAnsi="Helvetica" w:cs="Helvetica"/>
            <w:color w:val="777777"/>
            <w:sz w:val="20"/>
            <w:szCs w:val="20"/>
          </w:rPr>
          <w:t>收藏，</w:t>
        </w:r>
        <w:r>
          <w:rPr>
            <w:rFonts w:ascii="Helvetica" w:hAnsi="Helvetica" w:cs="Helvetica"/>
            <w:color w:val="777777"/>
            <w:sz w:val="20"/>
            <w:szCs w:val="20"/>
          </w:rPr>
          <w:t xml:space="preserve">728 </w:t>
        </w:r>
        <w:r>
          <w:rPr>
            <w:rFonts w:ascii="Helvetica" w:hAnsi="Helvetica" w:cs="Helvetica"/>
            <w:color w:val="777777"/>
            <w:sz w:val="20"/>
            <w:szCs w:val="20"/>
          </w:rPr>
          <w:t>浏览</w:t>
        </w:r>
      </w:ins>
    </w:p>
    <w:p w:rsidR="009024DB" w:rsidRDefault="009024DB" w:rsidP="009024DB">
      <w:pPr>
        <w:widowControl/>
        <w:numPr>
          <w:ilvl w:val="0"/>
          <w:numId w:val="7"/>
        </w:numPr>
        <w:spacing w:before="100" w:beforeAutospacing="1" w:after="120"/>
        <w:jc w:val="left"/>
        <w:rPr>
          <w:ins w:id="4" w:author="Unknown"/>
          <w:rFonts w:ascii="Helvetica" w:hAnsi="Helvetica" w:cs="Helvetica"/>
          <w:color w:val="333333"/>
          <w:szCs w:val="21"/>
        </w:rPr>
      </w:pPr>
      <w:ins w:id="5" w:author="Unknown"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</w:instrText>
        </w:r>
        <w:r>
          <w:rPr>
            <w:rFonts w:ascii="Helvetica" w:hAnsi="Helvetica" w:cs="Helvetica" w:hint="eastAsia"/>
            <w:color w:val="333333"/>
            <w:szCs w:val="21"/>
          </w:rPr>
          <w:instrText>HYPERLINK "https://segmentfault.com/a/1190000014427046" \o "Node.js</w:instrText>
        </w:r>
        <w:r>
          <w:rPr>
            <w:rFonts w:ascii="Helvetica" w:hAnsi="Helvetica" w:cs="Helvetica" w:hint="eastAsia"/>
            <w:color w:val="333333"/>
            <w:szCs w:val="21"/>
          </w:rPr>
          <w:instrText>搭简单服务器与</w:instrText>
        </w:r>
        <w:r>
          <w:rPr>
            <w:rFonts w:ascii="Helvetica" w:hAnsi="Helvetica" w:cs="Helvetica" w:hint="eastAsia"/>
            <w:color w:val="333333"/>
            <w:szCs w:val="21"/>
          </w:rPr>
          <w:instrText>npm</w:instrText>
        </w:r>
        <w:r>
          <w:rPr>
            <w:rFonts w:ascii="Helvetica" w:hAnsi="Helvetica" w:cs="Helvetica" w:hint="eastAsia"/>
            <w:color w:val="333333"/>
            <w:szCs w:val="21"/>
          </w:rPr>
          <w:instrText>包管理</w:instrText>
        </w:r>
        <w:r>
          <w:rPr>
            <w:rFonts w:ascii="Helvetica" w:hAnsi="Helvetica" w:cs="Helvetica" w:hint="eastAsia"/>
            <w:color w:val="333333"/>
            <w:szCs w:val="21"/>
          </w:rPr>
          <w:instrText>"</w:instrText>
        </w:r>
        <w:r>
          <w:rPr>
            <w:rFonts w:ascii="Helvetica" w:hAnsi="Helvetica" w:cs="Helvetica"/>
            <w:color w:val="333333"/>
            <w:szCs w:val="21"/>
          </w:rPr>
          <w:instrText xml:space="preserve">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Node.js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搭简单服务器与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npm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包管理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  <w:r>
          <w:rPr>
            <w:rFonts w:ascii="Helvetica" w:hAnsi="Helvetica" w:cs="Helvetica"/>
            <w:color w:val="333333"/>
            <w:szCs w:val="21"/>
          </w:rPr>
          <w:t> </w:t>
        </w:r>
        <w:r>
          <w:rPr>
            <w:rFonts w:ascii="Helvetica" w:hAnsi="Helvetica" w:cs="Helvetica"/>
            <w:color w:val="777777"/>
            <w:sz w:val="20"/>
            <w:szCs w:val="20"/>
          </w:rPr>
          <w:t xml:space="preserve">3 </w:t>
        </w:r>
        <w:r>
          <w:rPr>
            <w:rFonts w:ascii="Helvetica" w:hAnsi="Helvetica" w:cs="Helvetica"/>
            <w:color w:val="777777"/>
            <w:sz w:val="20"/>
            <w:szCs w:val="20"/>
          </w:rPr>
          <w:t>收藏，</w:t>
        </w:r>
        <w:r>
          <w:rPr>
            <w:rFonts w:ascii="Helvetica" w:hAnsi="Helvetica" w:cs="Helvetica"/>
            <w:color w:val="777777"/>
            <w:sz w:val="20"/>
            <w:szCs w:val="20"/>
          </w:rPr>
          <w:t xml:space="preserve">136 </w:t>
        </w:r>
        <w:r>
          <w:rPr>
            <w:rFonts w:ascii="Helvetica" w:hAnsi="Helvetica" w:cs="Helvetica"/>
            <w:color w:val="777777"/>
            <w:sz w:val="20"/>
            <w:szCs w:val="20"/>
          </w:rPr>
          <w:t>浏览</w:t>
        </w:r>
      </w:ins>
    </w:p>
    <w:p w:rsidR="009024DB" w:rsidRDefault="009024DB" w:rsidP="009024DB">
      <w:pPr>
        <w:widowControl/>
        <w:numPr>
          <w:ilvl w:val="0"/>
          <w:numId w:val="7"/>
        </w:numPr>
        <w:spacing w:before="100" w:beforeAutospacing="1" w:after="120"/>
        <w:jc w:val="left"/>
        <w:rPr>
          <w:ins w:id="6" w:author="Unknown"/>
          <w:rFonts w:ascii="Helvetica" w:hAnsi="Helvetica" w:cs="Helvetica"/>
          <w:color w:val="333333"/>
          <w:szCs w:val="21"/>
        </w:rPr>
      </w:pPr>
      <w:ins w:id="7" w:author="Unknown"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</w:instrText>
        </w:r>
        <w:r>
          <w:rPr>
            <w:rFonts w:ascii="Helvetica" w:hAnsi="Helvetica" w:cs="Helvetica" w:hint="eastAsia"/>
            <w:color w:val="333333"/>
            <w:szCs w:val="21"/>
          </w:rPr>
          <w:instrText xml:space="preserve">HYPERLINK "https://segmentfault.com/a/1190000005183394" \o "13 </w:instrText>
        </w:r>
        <w:r>
          <w:rPr>
            <w:rFonts w:ascii="Helvetica" w:hAnsi="Helvetica" w:cs="Helvetica" w:hint="eastAsia"/>
            <w:color w:val="333333"/>
            <w:szCs w:val="21"/>
          </w:rPr>
          <w:instrText>款惊艳的</w:instrText>
        </w:r>
        <w:r>
          <w:rPr>
            <w:rFonts w:ascii="Helvetica" w:hAnsi="Helvetica" w:cs="Helvetica" w:hint="eastAsia"/>
            <w:color w:val="333333"/>
            <w:szCs w:val="21"/>
          </w:rPr>
          <w:instrText xml:space="preserve"> Node.js </w:instrText>
        </w:r>
        <w:r>
          <w:rPr>
            <w:rFonts w:ascii="Helvetica" w:hAnsi="Helvetica" w:cs="Helvetica" w:hint="eastAsia"/>
            <w:color w:val="333333"/>
            <w:szCs w:val="21"/>
          </w:rPr>
          <w:instrText>框架——第</w:instrText>
        </w:r>
        <w:r>
          <w:rPr>
            <w:rFonts w:ascii="Helvetica" w:hAnsi="Helvetica" w:cs="Helvetica" w:hint="eastAsia"/>
            <w:color w:val="333333"/>
            <w:szCs w:val="21"/>
          </w:rPr>
          <w:instrText>1</w:instrText>
        </w:r>
        <w:r>
          <w:rPr>
            <w:rFonts w:ascii="Helvetica" w:hAnsi="Helvetica" w:cs="Helvetica" w:hint="eastAsia"/>
            <w:color w:val="333333"/>
            <w:szCs w:val="21"/>
          </w:rPr>
          <w:instrText>部分</w:instrText>
        </w:r>
        <w:r>
          <w:rPr>
            <w:rFonts w:ascii="Helvetica" w:hAnsi="Helvetica" w:cs="Helvetica" w:hint="eastAsia"/>
            <w:color w:val="333333"/>
            <w:szCs w:val="21"/>
          </w:rPr>
          <w:instrText>"</w:instrText>
        </w:r>
        <w:r>
          <w:rPr>
            <w:rFonts w:ascii="Helvetica" w:hAnsi="Helvetica" w:cs="Helvetica"/>
            <w:color w:val="333333"/>
            <w:szCs w:val="21"/>
          </w:rPr>
          <w:instrText xml:space="preserve">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 xml:space="preserve">13 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款惊艳的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 xml:space="preserve"> Node.js 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框架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——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第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1</w:t>
        </w:r>
        <w:r>
          <w:rPr>
            <w:rStyle w:val="a3"/>
            <w:rFonts w:ascii="Helvetica" w:hAnsi="Helvetica" w:cs="Helvetica"/>
            <w:color w:val="009A61"/>
            <w:szCs w:val="21"/>
            <w:u w:val="none"/>
          </w:rPr>
          <w:t>部分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  <w:r>
          <w:rPr>
            <w:rFonts w:ascii="Helvetica" w:hAnsi="Helvetica" w:cs="Helvetica"/>
            <w:color w:val="333333"/>
            <w:szCs w:val="21"/>
          </w:rPr>
          <w:t> </w:t>
        </w:r>
        <w:r>
          <w:rPr>
            <w:rFonts w:ascii="Helvetica" w:hAnsi="Helvetica" w:cs="Helvetica"/>
            <w:color w:val="777777"/>
            <w:sz w:val="20"/>
            <w:szCs w:val="20"/>
          </w:rPr>
          <w:t xml:space="preserve">13 </w:t>
        </w:r>
        <w:r>
          <w:rPr>
            <w:rFonts w:ascii="Helvetica" w:hAnsi="Helvetica" w:cs="Helvetica"/>
            <w:color w:val="777777"/>
            <w:sz w:val="20"/>
            <w:szCs w:val="20"/>
          </w:rPr>
          <w:t>收藏，</w:t>
        </w:r>
        <w:r>
          <w:rPr>
            <w:rFonts w:ascii="Helvetica" w:hAnsi="Helvetica" w:cs="Helvetica"/>
            <w:color w:val="777777"/>
            <w:sz w:val="20"/>
            <w:szCs w:val="20"/>
          </w:rPr>
          <w:t xml:space="preserve">1.3k </w:t>
        </w:r>
        <w:r>
          <w:rPr>
            <w:rFonts w:ascii="Helvetica" w:hAnsi="Helvetica" w:cs="Helvetica"/>
            <w:color w:val="777777"/>
            <w:sz w:val="20"/>
            <w:szCs w:val="20"/>
          </w:rPr>
          <w:t>浏览</w:t>
        </w:r>
      </w:ins>
    </w:p>
    <w:p w:rsidR="009024DB" w:rsidRDefault="009024DB" w:rsidP="009024DB">
      <w:pPr>
        <w:rPr>
          <w:ins w:id="8" w:author="Unknown"/>
          <w:rFonts w:ascii="Helvetica" w:hAnsi="Helvetica" w:cs="Helvetica"/>
          <w:color w:val="333333"/>
          <w:szCs w:val="21"/>
        </w:rPr>
      </w:pPr>
      <w:ins w:id="9" w:author="Unknown">
        <w:r>
          <w:rPr>
            <w:rStyle w:val="a4"/>
            <w:rFonts w:ascii="Helvetica" w:hAnsi="Helvetica" w:cs="Helvetica"/>
            <w:color w:val="333333"/>
          </w:rPr>
          <w:t>评论</w:t>
        </w:r>
      </w:ins>
    </w:p>
    <w:p w:rsidR="009024DB" w:rsidRDefault="009024DB" w:rsidP="009024DB">
      <w:pPr>
        <w:textAlignment w:val="center"/>
        <w:rPr>
          <w:ins w:id="10" w:author="Unknown"/>
          <w:rFonts w:ascii="Helvetica" w:hAnsi="Helvetica" w:cs="Helvetica"/>
          <w:color w:val="333333"/>
          <w:szCs w:val="21"/>
        </w:rPr>
      </w:pPr>
      <w:ins w:id="11" w:author="Unknown"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HYPERLINK "javascript:;"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333333"/>
            <w:sz w:val="18"/>
            <w:szCs w:val="18"/>
            <w:u w:val="none"/>
            <w:bdr w:val="single" w:sz="6" w:space="1" w:color="ADADAD" w:frame="1"/>
            <w:shd w:val="clear" w:color="auto" w:fill="E6E6E6"/>
          </w:rPr>
          <w:t>默认排序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HYPERLINK "javascript:;"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333333"/>
            <w:sz w:val="18"/>
            <w:szCs w:val="18"/>
            <w:u w:val="none"/>
            <w:bdr w:val="single" w:sz="6" w:space="1" w:color="CCCCCC" w:frame="1"/>
            <w:shd w:val="clear" w:color="auto" w:fill="FFFFFF"/>
          </w:rPr>
          <w:t>时间排序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</w:ins>
    </w:p>
    <w:p w:rsidR="009024DB" w:rsidRDefault="009024DB" w:rsidP="009024DB">
      <w:pPr>
        <w:shd w:val="clear" w:color="auto" w:fill="FAFAFA"/>
        <w:rPr>
          <w:ins w:id="12" w:author="Unknown"/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noProof/>
          <w:color w:val="333333"/>
          <w:szCs w:val="21"/>
        </w:rPr>
        <w:drawing>
          <wp:inline distT="0" distB="0" distL="0" distR="0">
            <wp:extent cx="1214120" cy="1214120"/>
            <wp:effectExtent l="0" t="0" r="5080" b="5080"/>
            <wp:docPr id="5" name="图片 5" descr="https://static.segmentfault.com/v-5ae2d994/global/img/user-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segmentfault.com/v-5ae2d994/global/img/user-1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DB" w:rsidRDefault="009024DB" w:rsidP="009024DB">
      <w:pPr>
        <w:pStyle w:val="z-"/>
        <w:rPr>
          <w:rFonts w:hint="eastAsia"/>
        </w:rPr>
      </w:pPr>
      <w:r>
        <w:rPr>
          <w:rFonts w:hint="eastAsia"/>
        </w:rPr>
        <w:t>窗体顶端</w:t>
      </w:r>
    </w:p>
    <w:p w:rsidR="009024DB" w:rsidRDefault="009024DB" w:rsidP="009024DB">
      <w:pPr>
        <w:shd w:val="clear" w:color="auto" w:fill="FAFAFA"/>
        <w:rPr>
          <w:ins w:id="13" w:author="Unknown"/>
          <w:rFonts w:ascii="Helvetica" w:hAnsi="Helvetica" w:cs="Helvetica"/>
          <w:color w:val="333333"/>
          <w:szCs w:val="21"/>
        </w:rPr>
      </w:pPr>
      <w:ins w:id="14" w:author="Unknown">
        <w:r>
          <w:rPr>
            <w:rFonts w:ascii="Helvetica" w:hAnsi="Helvetica" w:cs="Helvetica"/>
            <w:color w:val="333333"/>
            <w:szCs w:val="21"/>
          </w:rPr>
          <w:object w:dxaOrig="1440" w:dyaOrig="1440">
            <v:shape id="_x0000_i1047" type="#_x0000_t75" style="width:159.55pt;height:47.8pt" o:ole="">
              <v:imagedata r:id="rId36" o:title=""/>
            </v:shape>
            <w:control r:id="rId37" w:name="DefaultOcxName1" w:shapeid="_x0000_i1047"/>
          </w:object>
        </w:r>
      </w:ins>
    </w:p>
    <w:p w:rsidR="009024DB" w:rsidRDefault="009024DB" w:rsidP="009024DB">
      <w:pPr>
        <w:shd w:val="clear" w:color="auto" w:fill="FAFAFA"/>
        <w:jc w:val="right"/>
        <w:rPr>
          <w:ins w:id="15" w:author="Unknown"/>
          <w:rFonts w:ascii="Helvetica" w:hAnsi="Helvetica" w:cs="Helvetica"/>
          <w:color w:val="333333"/>
          <w:szCs w:val="21"/>
        </w:rPr>
      </w:pPr>
      <w:ins w:id="16" w:author="Unknown">
        <w:r>
          <w:rPr>
            <w:rFonts w:ascii="Helvetica" w:hAnsi="Helvetica" w:cs="Helvetica"/>
            <w:color w:val="333333"/>
            <w:szCs w:val="21"/>
          </w:rPr>
          <w:t>发布评论</w:t>
        </w:r>
      </w:ins>
    </w:p>
    <w:p w:rsidR="009024DB" w:rsidRDefault="009024DB" w:rsidP="009024DB">
      <w:pPr>
        <w:pStyle w:val="z-0"/>
        <w:rPr>
          <w:rFonts w:hint="eastAsia"/>
        </w:rPr>
      </w:pPr>
      <w:r>
        <w:rPr>
          <w:rFonts w:hint="eastAsia"/>
        </w:rPr>
        <w:t>窗体底端</w:t>
      </w:r>
    </w:p>
    <w:p w:rsidR="009024DB" w:rsidRDefault="009024DB" w:rsidP="009024DB">
      <w:pPr>
        <w:jc w:val="left"/>
        <w:rPr>
          <w:ins w:id="17" w:author="Unknown"/>
          <w:rFonts w:ascii="Helvetica" w:hAnsi="Helvetica" w:cs="Helvetica"/>
          <w:color w:val="333333"/>
          <w:szCs w:val="21"/>
        </w:rPr>
      </w:pPr>
      <w:ins w:id="18" w:author="Unknown">
        <w:r>
          <w:rPr>
            <w:rFonts w:ascii="Helvetica" w:hAnsi="Helvetica" w:cs="Helvetica"/>
            <w:color w:val="333333"/>
            <w:szCs w:val="21"/>
          </w:rPr>
          <w:t>关注作者</w:t>
        </w:r>
      </w:ins>
    </w:p>
    <w:p w:rsidR="009024DB" w:rsidRDefault="009024DB" w:rsidP="009024DB">
      <w:pPr>
        <w:rPr>
          <w:ins w:id="19" w:author="Unknown"/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noProof/>
          <w:color w:val="009A61"/>
          <w:szCs w:val="21"/>
        </w:rPr>
        <w:lastRenderedPageBreak/>
        <w:drawing>
          <wp:inline distT="0" distB="0" distL="0" distR="0">
            <wp:extent cx="607060" cy="607060"/>
            <wp:effectExtent l="0" t="0" r="2540" b="2540"/>
            <wp:docPr id="4" name="图片 4" descr="一颗胖兔软糖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一颗胖兔软糖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0" w:author="Unknown"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HYPERLINK "https://segmentfault.com/u/usagi_v"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4"/>
            <w:rFonts w:ascii="Helvetica" w:hAnsi="Helvetica" w:cs="Helvetica"/>
            <w:color w:val="009A61"/>
            <w:szCs w:val="21"/>
          </w:rPr>
          <w:t>一颗胖兔软糖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</w:ins>
    </w:p>
    <w:p w:rsidR="009024DB" w:rsidRDefault="009024DB" w:rsidP="009024DB">
      <w:pPr>
        <w:pStyle w:val="articlewidget-author-text-muted"/>
        <w:spacing w:before="0" w:beforeAutospacing="0"/>
        <w:rPr>
          <w:ins w:id="21" w:author="Unknown"/>
          <w:rFonts w:ascii="Helvetica" w:hAnsi="Helvetica" w:cs="Helvetica"/>
          <w:color w:val="999999"/>
          <w:sz w:val="20"/>
          <w:szCs w:val="20"/>
        </w:rPr>
      </w:pPr>
      <w:ins w:id="22" w:author="Unknown">
        <w:r>
          <w:rPr>
            <w:rFonts w:ascii="Helvetica" w:hAnsi="Helvetica" w:cs="Helvetica"/>
            <w:color w:val="999999"/>
            <w:sz w:val="20"/>
            <w:szCs w:val="20"/>
          </w:rPr>
          <w:t xml:space="preserve">12 </w:t>
        </w:r>
        <w:r>
          <w:rPr>
            <w:rFonts w:ascii="Helvetica" w:hAnsi="Helvetica" w:cs="Helvetica"/>
            <w:color w:val="999999"/>
            <w:sz w:val="20"/>
            <w:szCs w:val="20"/>
          </w:rPr>
          <w:t>声望</w:t>
        </w:r>
      </w:ins>
    </w:p>
    <w:p w:rsidR="009024DB" w:rsidRDefault="009024DB" w:rsidP="009024DB">
      <w:pPr>
        <w:rPr>
          <w:ins w:id="23" w:author="Unknown"/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noProof/>
          <w:color w:val="009A61"/>
          <w:szCs w:val="21"/>
        </w:rPr>
        <w:drawing>
          <wp:inline distT="0" distB="0" distL="0" distR="0">
            <wp:extent cx="4857115" cy="1521460"/>
            <wp:effectExtent l="0" t="0" r="635" b="2540"/>
            <wp:docPr id="3" name="图片 3" descr="https://afp.alicdn.com/afp-creative/creative/u124884735/ab8f36b9311adf768d09b715d6ffe28b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fp.alicdn.com/afp-creative/creative/u124884735/ab8f36b9311adf768d09b715d6ffe28b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DB" w:rsidRDefault="009024DB" w:rsidP="009024DB">
      <w:pPr>
        <w:rPr>
          <w:ins w:id="24" w:author="Unknown"/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noProof/>
          <w:color w:val="009A61"/>
          <w:szCs w:val="21"/>
        </w:rPr>
        <w:drawing>
          <wp:inline distT="0" distB="0" distL="0" distR="0">
            <wp:extent cx="4857115" cy="1521460"/>
            <wp:effectExtent l="0" t="0" r="635" b="2540"/>
            <wp:docPr id="2" name="图片 2" descr="https://afp.alicdn.com/afp-creative/creative/u124884735/55308755880f8b637dde1f88b84ea9da.pn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fp.alicdn.com/afp-creative/creative/u124884735/55308755880f8b637dde1f88b84ea9da.pn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DB" w:rsidRDefault="009024DB" w:rsidP="009024DB">
      <w:pPr>
        <w:pStyle w:val="1"/>
        <w:shd w:val="clear" w:color="auto" w:fill="009A61"/>
        <w:spacing w:before="600" w:beforeAutospacing="0" w:after="300" w:afterAutospacing="0"/>
        <w:rPr>
          <w:ins w:id="25" w:author="Unknown"/>
          <w:rFonts w:ascii="inherit" w:hAnsi="inherit" w:cs="Helvetica"/>
          <w:b w:val="0"/>
          <w:bCs w:val="0"/>
          <w:color w:val="FFFFFF"/>
          <w:sz w:val="45"/>
          <w:szCs w:val="45"/>
        </w:rPr>
      </w:pPr>
      <w:ins w:id="26" w:author="Unknown">
        <w:r>
          <w:rPr>
            <w:rFonts w:ascii="inherit" w:hAnsi="inherit" w:cs="Helvetica"/>
            <w:b w:val="0"/>
            <w:bCs w:val="0"/>
            <w:color w:val="FFFFFF"/>
            <w:sz w:val="45"/>
            <w:szCs w:val="45"/>
          </w:rPr>
          <w:t>在</w:t>
        </w:r>
        <w:r>
          <w:rPr>
            <w:rFonts w:ascii="inherit" w:hAnsi="inherit" w:cs="Helvetica"/>
            <w:b w:val="0"/>
            <w:bCs w:val="0"/>
            <w:color w:val="FFFFFF"/>
            <w:sz w:val="45"/>
            <w:szCs w:val="45"/>
          </w:rPr>
          <w:t xml:space="preserve"> </w:t>
        </w:r>
        <w:proofErr w:type="spellStart"/>
        <w:r>
          <w:rPr>
            <w:rFonts w:ascii="inherit" w:hAnsi="inherit" w:cs="Helvetica"/>
            <w:b w:val="0"/>
            <w:bCs w:val="0"/>
            <w:color w:val="FFFFFF"/>
            <w:sz w:val="45"/>
            <w:szCs w:val="45"/>
          </w:rPr>
          <w:t>SegmentFault</w:t>
        </w:r>
        <w:proofErr w:type="spellEnd"/>
        <w:r>
          <w:rPr>
            <w:rFonts w:ascii="inherit" w:hAnsi="inherit" w:cs="Helvetica"/>
            <w:b w:val="0"/>
            <w:bCs w:val="0"/>
            <w:color w:val="FFFFFF"/>
            <w:sz w:val="45"/>
            <w:szCs w:val="45"/>
          </w:rPr>
          <w:t>，学习技能、解决问题</w:t>
        </w:r>
      </w:ins>
    </w:p>
    <w:p w:rsidR="009024DB" w:rsidRDefault="009024DB" w:rsidP="009024DB">
      <w:pPr>
        <w:pStyle w:val="desc"/>
        <w:shd w:val="clear" w:color="auto" w:fill="009A61"/>
        <w:spacing w:before="0" w:beforeAutospacing="0" w:after="600" w:afterAutospacing="0"/>
        <w:rPr>
          <w:ins w:id="27" w:author="Unknown"/>
          <w:rFonts w:ascii="Helvetica" w:hAnsi="Helvetica" w:cs="Helvetica"/>
          <w:color w:val="FFFFFF"/>
          <w:sz w:val="27"/>
          <w:szCs w:val="27"/>
        </w:rPr>
      </w:pPr>
      <w:ins w:id="28" w:author="Unknown">
        <w:r>
          <w:rPr>
            <w:rFonts w:ascii="Helvetica" w:hAnsi="Helvetica" w:cs="Helvetica"/>
            <w:color w:val="FFFFFF"/>
            <w:sz w:val="27"/>
            <w:szCs w:val="27"/>
          </w:rPr>
          <w:t>每个月，我们帮助</w:t>
        </w:r>
        <w:r>
          <w:rPr>
            <w:rFonts w:ascii="Helvetica" w:hAnsi="Helvetica" w:cs="Helvetica"/>
            <w:color w:val="FFFFFF"/>
            <w:sz w:val="27"/>
            <w:szCs w:val="27"/>
          </w:rPr>
          <w:t xml:space="preserve"> 1000 </w:t>
        </w:r>
        <w:r>
          <w:rPr>
            <w:rFonts w:ascii="Helvetica" w:hAnsi="Helvetica" w:cs="Helvetica"/>
            <w:color w:val="FFFFFF"/>
            <w:sz w:val="27"/>
            <w:szCs w:val="27"/>
          </w:rPr>
          <w:t>万的开发者解决各种各样的技术问题。并助力他们在技术能力、职业生涯、影响力上获得提升。</w:t>
        </w:r>
      </w:ins>
    </w:p>
    <w:p w:rsidR="009024DB" w:rsidRDefault="009024DB" w:rsidP="009024DB">
      <w:pPr>
        <w:pStyle w:val="z-"/>
        <w:rPr>
          <w:rFonts w:hint="eastAsia"/>
        </w:rPr>
      </w:pPr>
      <w:r>
        <w:rPr>
          <w:rFonts w:hint="eastAsia"/>
        </w:rPr>
        <w:t>窗体顶端</w:t>
      </w:r>
    </w:p>
    <w:p w:rsidR="009024DB" w:rsidRDefault="009024DB" w:rsidP="009024DB">
      <w:pPr>
        <w:shd w:val="clear" w:color="auto" w:fill="009A61"/>
        <w:spacing w:before="975"/>
        <w:rPr>
          <w:ins w:id="29" w:author="Unknown"/>
          <w:rFonts w:ascii="Helvetica" w:hAnsi="Helvetica" w:cs="Helvetica"/>
          <w:color w:val="333333"/>
          <w:szCs w:val="21"/>
        </w:rPr>
      </w:pPr>
      <w:ins w:id="30" w:author="Unknown"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HYPERLINK "https://segmentfault.com/user/register"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009A61"/>
            <w:sz w:val="27"/>
            <w:szCs w:val="27"/>
            <w:u w:val="none"/>
            <w:bdr w:val="single" w:sz="6" w:space="8" w:color="008151" w:frame="1"/>
            <w:shd w:val="clear" w:color="auto" w:fill="FFFFFF"/>
          </w:rPr>
          <w:t>免费注册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  <w:r>
          <w:rPr>
            <w:rFonts w:ascii="Helvetica" w:hAnsi="Helvetica" w:cs="Helvetica"/>
            <w:color w:val="333333"/>
            <w:szCs w:val="21"/>
          </w:rPr>
          <w:t> </w:t>
        </w:r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HYPERLINK "https://segmentfault.com/user/login"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FFFFFF"/>
            <w:sz w:val="27"/>
            <w:szCs w:val="27"/>
            <w:u w:val="none"/>
            <w:bdr w:val="single" w:sz="6" w:space="8" w:color="FFFFFF" w:frame="1"/>
            <w:shd w:val="clear" w:color="auto" w:fill="009A61"/>
          </w:rPr>
          <w:t>立即登录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</w:ins>
    </w:p>
    <w:p w:rsidR="009024DB" w:rsidRDefault="009024DB" w:rsidP="009024DB">
      <w:pPr>
        <w:pStyle w:val="z-0"/>
        <w:rPr>
          <w:rFonts w:hint="eastAsia"/>
        </w:rPr>
      </w:pPr>
      <w:r>
        <w:rPr>
          <w:rFonts w:hint="eastAsia"/>
        </w:rPr>
        <w:t>窗体底端</w:t>
      </w:r>
    </w:p>
    <w:p w:rsidR="009024DB" w:rsidRDefault="009024DB" w:rsidP="009024DB">
      <w:pPr>
        <w:spacing w:after="300"/>
        <w:rPr>
          <w:ins w:id="31" w:author="Unknown"/>
          <w:rFonts w:ascii="宋体" w:hAnsi="宋体" w:cs="宋体"/>
          <w:b/>
          <w:bCs/>
          <w:color w:val="333333"/>
          <w:sz w:val="24"/>
          <w:szCs w:val="24"/>
        </w:rPr>
      </w:pPr>
      <w:ins w:id="32" w:author="Unknown">
        <w:r>
          <w:rPr>
            <w:b/>
            <w:bCs/>
            <w:color w:val="333333"/>
          </w:rPr>
          <w:t>产品</w:t>
        </w:r>
      </w:ins>
    </w:p>
    <w:p w:rsidR="009024DB" w:rsidRDefault="009024DB" w:rsidP="009024DB">
      <w:pPr>
        <w:spacing w:before="75" w:after="75"/>
        <w:ind w:left="720"/>
        <w:rPr>
          <w:ins w:id="33" w:author="Unknown"/>
          <w:sz w:val="20"/>
          <w:szCs w:val="20"/>
        </w:rPr>
      </w:pPr>
      <w:ins w:id="34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"https://segmentfault.com/questions/hottest?utm_source=sf-footer&amp;utm_medium=footer-nav&amp;utm_campaign=product&amp;utm_content=footer-links-hottest-questions&amp;utm_term=%E7%83%AD%E9%97%A8%E9%97%AE%E7%AD%94"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热门问答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35" w:author="Unknown"/>
          <w:sz w:val="20"/>
          <w:szCs w:val="20"/>
        </w:rPr>
      </w:pPr>
      <w:ins w:id="3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"https://segmentfault.com/blogs/hottest?utm_source=sf-footer&amp;utm_medium=footer-nav&amp;utm_campaign=product&amp;utm_content=footer-links-hottest-questions&amp;utm_term=%E7%83%AD%E9%97%A8%E4%B8%93%E6%A0%8F"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热门专栏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37" w:author="Unknown"/>
          <w:sz w:val="20"/>
          <w:szCs w:val="20"/>
        </w:rPr>
      </w:pPr>
      <w:ins w:id="38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"https://segmentfault.com/lives?utm_source=sf-footer&amp;utm_medium=footer-nav&amp;utm_campaign=product&amp;utm_content=footer-links-hottest-questions&amp;utm_term=%E7%83%AD%E9%97%A8%E8%AE%B2%E5%A0%82"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热门讲堂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39" w:author="Unknown"/>
          <w:sz w:val="20"/>
          <w:szCs w:val="20"/>
        </w:rPr>
      </w:pPr>
      <w:ins w:id="40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"https://segmentfault.com/events?utm_source=sf-footer&amp;utm_medium=footer-nav&amp;utm_campaign=product&amp;utm_content=footer-links-hottest-questions&amp;utm_term=%E6%9C%80%E6%96%B0%E6%B4%BB%E5%8A%A8"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最新活动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41" w:author="Unknown"/>
          <w:sz w:val="20"/>
          <w:szCs w:val="20"/>
        </w:rPr>
      </w:pPr>
      <w:ins w:id="42" w:author="Unknown">
        <w:r>
          <w:rPr>
            <w:sz w:val="20"/>
            <w:szCs w:val="20"/>
          </w:rPr>
          <w:lastRenderedPageBreak/>
          <w:fldChar w:fldCharType="begin"/>
        </w:r>
        <w:r>
          <w:rPr>
            <w:sz w:val="20"/>
            <w:szCs w:val="20"/>
          </w:rPr>
          <w:instrText xml:space="preserve"> HYPERLINK "https://segmentfault.com/groups?utm_source=sf-footer&amp;utm_medium=footer-nav&amp;utm_campaign=product&amp;utm_content=footer-links-hottest-questions&amp;utm_term=%E6%8A%80%E6%9C%AF%E5%9C%88"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技术圈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43" w:author="Unknown"/>
          <w:sz w:val="20"/>
          <w:szCs w:val="20"/>
        </w:rPr>
      </w:pPr>
      <w:ins w:id="44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"https://segmentfault.com/jobs?utm_source=sf-footer&amp;utm_medium=footer-nav&amp;utm_campaign=product&amp;utm_content=footer-links-hottest-questions&amp;utm_term=%E6%89%BE%E5%B7%A5%E4%BD%9C"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找工作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45" w:author="Unknown"/>
          <w:sz w:val="20"/>
          <w:szCs w:val="20"/>
        </w:rPr>
      </w:pPr>
      <w:ins w:id="4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"https://segmentfault.com/app?utm_source=sf-footer&amp;utm_medium=footer-nav&amp;utm_campaign=product&amp;utm_content=footer-links-hottest-questions&amp;utm_term=app"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移动客户端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after="300"/>
        <w:rPr>
          <w:ins w:id="47" w:author="Unknown"/>
          <w:b/>
          <w:bCs/>
          <w:color w:val="333333"/>
          <w:sz w:val="24"/>
          <w:szCs w:val="24"/>
        </w:rPr>
      </w:pPr>
      <w:ins w:id="48" w:author="Unknown">
        <w:r>
          <w:rPr>
            <w:b/>
            <w:bCs/>
            <w:color w:val="333333"/>
          </w:rPr>
          <w:t>资源</w:t>
        </w:r>
      </w:ins>
    </w:p>
    <w:p w:rsidR="009024DB" w:rsidRDefault="009024DB" w:rsidP="009024DB">
      <w:pPr>
        <w:spacing w:before="75" w:after="75"/>
        <w:ind w:left="720"/>
        <w:rPr>
          <w:ins w:id="49" w:author="Unknown"/>
          <w:sz w:val="20"/>
          <w:szCs w:val="20"/>
        </w:rPr>
      </w:pPr>
      <w:ins w:id="50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"https://segmentfault.com/weekly?utm_source=sf-footer&amp;utm_medium=footer-nav&amp;utm_campaign=resource&amp;utm_content=footer-links-weekly&amp;utm_term=%E6%AF%8F%E5%91%A8%E7%B2%BE%E9%80%89"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每周精选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51" w:author="Unknown"/>
          <w:sz w:val="20"/>
          <w:szCs w:val="20"/>
        </w:rPr>
      </w:pPr>
      <w:ins w:id="52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"https://segmentfault.com/users?utm_source=sf-footer&amp;utm_medium=footer-nav&amp;utm_campaign=resource&amp;utm_content=footer-links-users&amp;utm_term=%E7%94%A8%E6%88%B7%E6%8E%92%E8%A1%8C%E6%A6%9C"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用户排行榜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53" w:author="Unknown"/>
          <w:sz w:val="20"/>
          <w:szCs w:val="20"/>
        </w:rPr>
      </w:pPr>
      <w:ins w:id="54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"https://segmentfault.com/badges?utm_source=sf-footer&amp;utm_medium=footer-nav&amp;utm_campaign=resource&amp;utm_content=footer-links-badges&amp;utm_term=%E5%BE%BD%E7%AB%A0"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徽章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55" w:author="Unknown"/>
          <w:sz w:val="20"/>
          <w:szCs w:val="20"/>
        </w:rPr>
      </w:pPr>
      <w:ins w:id="5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"https://segmentfault.com/faq?utm_source=sf-footer&amp;utm_medium=footer-nav&amp;utm_campaign=resource&amp;utm_content=footer-links-faq&amp;utm_term=%E5%B8%AE%E5%8A%A9%E4%B8%AD%E5%BF%83"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帮助中心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57" w:author="Unknown"/>
          <w:sz w:val="20"/>
          <w:szCs w:val="20"/>
        </w:rPr>
      </w:pPr>
      <w:ins w:id="58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"https://segmentfault.com/repu?utm_source=sf-footer&amp;utm_medium=footer-nav&amp;utm_campaign=resource&amp;utm_content=footer-links-repu&amp;utm_term=%E5%A3%B0%E6%9C%9B%E4%B8%8E%E6%9D%83%E9%99%90"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声望与权限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59" w:author="Unknown"/>
          <w:sz w:val="20"/>
          <w:szCs w:val="20"/>
        </w:rPr>
      </w:pPr>
      <w:ins w:id="60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"https://segmentfault.com/community?utm_source=sf-footer&amp;utm_medium=footer-nav&amp;utm_campaign=resource&amp;utm_content=footer-links-community&amp;utm_term=%E7%A4%BE%E5%8C%BA%E6%9C%8D%E5%8A%A1%E4%B8%AD%E5%BF%83"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社区服务中心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61" w:author="Unknown"/>
          <w:sz w:val="20"/>
          <w:szCs w:val="20"/>
        </w:rPr>
      </w:pPr>
      <w:ins w:id="62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"https://docs.segmentfault.com/?utm_source=sf-footer&amp;utm_medium=footer-nav&amp;utm_campaign=resource&amp;utm_content=footer-links-docs&amp;utm_term=%E5%BC%80%E5%8F%91%E6%89%8B%E5%86%8C"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开发手册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after="300"/>
        <w:rPr>
          <w:ins w:id="63" w:author="Unknown"/>
          <w:b/>
          <w:bCs/>
          <w:color w:val="333333"/>
          <w:sz w:val="24"/>
          <w:szCs w:val="24"/>
        </w:rPr>
      </w:pPr>
      <w:ins w:id="64" w:author="Unknown">
        <w:r>
          <w:rPr>
            <w:b/>
            <w:bCs/>
            <w:color w:val="333333"/>
          </w:rPr>
          <w:t>商务</w:t>
        </w:r>
      </w:ins>
    </w:p>
    <w:p w:rsidR="009024DB" w:rsidRDefault="009024DB" w:rsidP="009024DB">
      <w:pPr>
        <w:spacing w:before="75" w:after="75"/>
        <w:ind w:left="720"/>
        <w:rPr>
          <w:ins w:id="65" w:author="Unknown"/>
          <w:sz w:val="20"/>
          <w:szCs w:val="20"/>
        </w:rPr>
      </w:pPr>
      <w:ins w:id="6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"https://business.segmentfault.com/services?utm_source=sf-footer&amp;utm_medium=footer-nav&amp;utm_campaign=business&amp;utm_content=footer-links-services-rencai&amp;utm_term=%E4%BA%BA%E6%89%8D%E6%9C%8D%E5%8A%A1"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人才服务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67" w:author="Unknown"/>
          <w:sz w:val="20"/>
          <w:szCs w:val="20"/>
        </w:rPr>
      </w:pPr>
      <w:ins w:id="68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"https://business.segmentfault.com/services?utm_source=sf-footer&amp;utm_medium=footer-nav&amp;utm_campaign=business&amp;utm_content=footer-links-services-qiyeneixun&amp;utm_term=%E4%BC%81%E4%B8%9A%E6%9C%8D%E5%8A%A1"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企业培训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69" w:author="Unknown"/>
          <w:sz w:val="20"/>
          <w:szCs w:val="20"/>
        </w:rPr>
      </w:pPr>
      <w:ins w:id="70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"https://business.segmentfault.com/services?utm_source=sf-footer&amp;utm_medium=footer-nav&amp;utm_campaign=business&amp;utm_content=footer-links-services-huodongcehua&amp;utm_term=%E6%B4%BB%E5%8A%A8%E7%AD%96%E5%88%92"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活动策划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71" w:author="Unknown"/>
          <w:sz w:val="20"/>
          <w:szCs w:val="20"/>
        </w:rPr>
      </w:pPr>
      <w:ins w:id="72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"https://business.segmentfault.com/ads?utm_source=sf-footer&amp;utm_medium=footer-nav&amp;utm_campaign=business&amp;utm_content=footer-links-ads&amp;utm_term=%E5%B9%BF%E5%91%8A%E6%8A%95%E6%94%BE"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广告投放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73" w:author="Unknown"/>
          <w:sz w:val="20"/>
          <w:szCs w:val="20"/>
        </w:rPr>
      </w:pPr>
      <w:ins w:id="74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"https://business.segmentfault.com/bc?utm_source=sf-footer&amp;utm_medium=footer-nav&amp;utm_campaign=business&amp;utm_content=footer-links-bc&amp;utm_term=%E5%8C%BA%E5%9D%97%E9%93%BE%E8%A7%A3%E5%86%B3%E6%96%B9%E6%A1%88"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区块链解决方案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75" w:author="Unknown"/>
          <w:sz w:val="20"/>
          <w:szCs w:val="20"/>
        </w:rPr>
      </w:pPr>
      <w:ins w:id="7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"https://business.segmentfault.com/contact?utm_source=sf-footer&amp;utm_medium=footer-nav&amp;utm_campaign=business&amp;utm_content=footer-links-contact&amp;utm_term=%E5%90%88%E4%BD%9C%E8%81%94%E7%B3%BB"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合作联系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after="300"/>
        <w:rPr>
          <w:ins w:id="77" w:author="Unknown"/>
          <w:b/>
          <w:bCs/>
          <w:color w:val="333333"/>
          <w:sz w:val="24"/>
          <w:szCs w:val="24"/>
        </w:rPr>
      </w:pPr>
      <w:ins w:id="78" w:author="Unknown">
        <w:r>
          <w:rPr>
            <w:b/>
            <w:bCs/>
            <w:color w:val="333333"/>
          </w:rPr>
          <w:t>关于</w:t>
        </w:r>
      </w:ins>
    </w:p>
    <w:p w:rsidR="009024DB" w:rsidRDefault="009024DB" w:rsidP="009024DB">
      <w:pPr>
        <w:spacing w:before="75" w:after="75"/>
        <w:ind w:left="720"/>
        <w:rPr>
          <w:ins w:id="79" w:author="Unknown"/>
          <w:sz w:val="20"/>
          <w:szCs w:val="20"/>
        </w:rPr>
      </w:pPr>
      <w:ins w:id="80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"https://about.segmentfault.com/?utm_source=sf-footer&amp;utm_medium=footer-nav&amp;utm_campaign=about&amp;utm_content=about-index&amp;utm_term=%E5%85%B3%E4%BA%8E%E6%88%91%E4%BB%AC"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关于我们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81" w:author="Unknown"/>
          <w:sz w:val="20"/>
          <w:szCs w:val="20"/>
        </w:rPr>
      </w:pPr>
      <w:ins w:id="82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"https://about.segmentfault.com/careers.html?utm_source=sf-footer&amp;utm_medium=footer-nav&amp;utm_campaign=about&amp;utm_content=about-careers&amp;utm_term=%E5%8A%A0%E5%85%A5%E6%88%91%E4%BB%AC"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加入我们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83" w:author="Unknown"/>
          <w:sz w:val="20"/>
          <w:szCs w:val="20"/>
        </w:rPr>
      </w:pPr>
      <w:ins w:id="84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"https://about.segmentfault.com/contact.html?utm_source=sf-footer&amp;utm_medium=footer-nav&amp;utm_campaign=about&amp;utm_content=about-contact&amp;utm_term=%E8%81%94%E7%B3%BB%E6%88%91%E4%BB%AC"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联系我们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after="300"/>
        <w:rPr>
          <w:ins w:id="85" w:author="Unknown"/>
          <w:b/>
          <w:bCs/>
          <w:color w:val="333333"/>
          <w:sz w:val="24"/>
          <w:szCs w:val="24"/>
        </w:rPr>
      </w:pPr>
      <w:ins w:id="86" w:author="Unknown">
        <w:r>
          <w:rPr>
            <w:b/>
            <w:bCs/>
            <w:color w:val="333333"/>
          </w:rPr>
          <w:t>关注</w:t>
        </w:r>
      </w:ins>
    </w:p>
    <w:p w:rsidR="009024DB" w:rsidRDefault="009024DB" w:rsidP="009024DB">
      <w:pPr>
        <w:spacing w:before="75" w:after="75"/>
        <w:ind w:left="720"/>
        <w:rPr>
          <w:ins w:id="87" w:author="Unknown"/>
          <w:sz w:val="20"/>
          <w:szCs w:val="20"/>
        </w:rPr>
      </w:pPr>
      <w:ins w:id="88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"https://segmentfault.com/blog/segmentfault"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产品技术日志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89" w:author="Unknown"/>
          <w:sz w:val="20"/>
          <w:szCs w:val="20"/>
        </w:rPr>
      </w:pPr>
      <w:ins w:id="90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"https://segmentfault.com/blog/community_admin"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社区运营日志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91" w:author="Unknown"/>
          <w:sz w:val="20"/>
          <w:szCs w:val="20"/>
        </w:rPr>
      </w:pPr>
      <w:ins w:id="92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"https://segmentfault.com/blog/segmentfault_news"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市场运营日志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93" w:author="Unknown"/>
          <w:sz w:val="20"/>
          <w:szCs w:val="20"/>
        </w:rPr>
      </w:pPr>
      <w:ins w:id="94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"https://segmentfault.com/blog/segmentfault_team"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团队日志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95" w:author="Unknown"/>
          <w:sz w:val="20"/>
          <w:szCs w:val="20"/>
        </w:rPr>
      </w:pPr>
      <w:ins w:id="9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"https://segmentfault.com/blog/interview"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社区访谈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widowControl/>
        <w:numPr>
          <w:ilvl w:val="0"/>
          <w:numId w:val="8"/>
        </w:numPr>
        <w:spacing w:before="100" w:beforeAutospacing="1" w:after="100" w:afterAutospacing="1"/>
        <w:ind w:right="30"/>
        <w:jc w:val="left"/>
        <w:textAlignment w:val="bottom"/>
        <w:rPr>
          <w:ins w:id="97" w:author="Unknown"/>
          <w:sz w:val="20"/>
          <w:szCs w:val="20"/>
        </w:rPr>
      </w:pPr>
      <w:ins w:id="98" w:author="Unknown">
        <w:r>
          <w:rPr>
            <w:sz w:val="20"/>
            <w:szCs w:val="20"/>
          </w:rPr>
          <w:t>微信</w:t>
        </w:r>
      </w:ins>
    </w:p>
    <w:p w:rsidR="009024DB" w:rsidRDefault="009024DB" w:rsidP="009024DB">
      <w:pPr>
        <w:ind w:left="720"/>
        <w:textAlignment w:val="bottom"/>
        <w:rPr>
          <w:ins w:id="99" w:author="Unknown"/>
          <w:sz w:val="20"/>
          <w:szCs w:val="20"/>
        </w:rPr>
      </w:pPr>
      <w:ins w:id="100" w:author="Unknown">
        <w:r>
          <w:rPr>
            <w:sz w:val="20"/>
            <w:szCs w:val="20"/>
          </w:rPr>
          <w:t> </w:t>
        </w:r>
      </w:ins>
    </w:p>
    <w:p w:rsidR="009024DB" w:rsidRDefault="009024DB" w:rsidP="009024DB">
      <w:pPr>
        <w:widowControl/>
        <w:numPr>
          <w:ilvl w:val="0"/>
          <w:numId w:val="8"/>
        </w:numPr>
        <w:spacing w:before="100" w:beforeAutospacing="1" w:after="100" w:afterAutospacing="1"/>
        <w:ind w:right="30"/>
        <w:jc w:val="left"/>
        <w:textAlignment w:val="bottom"/>
        <w:rPr>
          <w:ins w:id="101" w:author="Unknown"/>
          <w:sz w:val="20"/>
          <w:szCs w:val="20"/>
        </w:rPr>
      </w:pPr>
      <w:ins w:id="102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"http://weibo.com/segmentfault"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新浪微博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ind w:left="720"/>
        <w:textAlignment w:val="bottom"/>
        <w:rPr>
          <w:ins w:id="103" w:author="Unknown"/>
          <w:sz w:val="20"/>
          <w:szCs w:val="20"/>
        </w:rPr>
      </w:pPr>
      <w:ins w:id="104" w:author="Unknown">
        <w:r>
          <w:rPr>
            <w:sz w:val="20"/>
            <w:szCs w:val="20"/>
          </w:rPr>
          <w:lastRenderedPageBreak/>
          <w:t> </w:t>
        </w:r>
      </w:ins>
    </w:p>
    <w:p w:rsidR="009024DB" w:rsidRDefault="009024DB" w:rsidP="009024DB">
      <w:pPr>
        <w:widowControl/>
        <w:numPr>
          <w:ilvl w:val="0"/>
          <w:numId w:val="8"/>
        </w:numPr>
        <w:spacing w:before="100" w:beforeAutospacing="1" w:after="100" w:afterAutospacing="1"/>
        <w:ind w:right="30"/>
        <w:jc w:val="left"/>
        <w:textAlignment w:val="bottom"/>
        <w:rPr>
          <w:ins w:id="105" w:author="Unknown"/>
          <w:sz w:val="20"/>
          <w:szCs w:val="20"/>
        </w:rPr>
      </w:pPr>
      <w:ins w:id="10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"https://github.com/SegmentFault"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Github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ind w:left="720"/>
        <w:textAlignment w:val="bottom"/>
        <w:rPr>
          <w:ins w:id="107" w:author="Unknown"/>
          <w:sz w:val="20"/>
          <w:szCs w:val="20"/>
        </w:rPr>
      </w:pPr>
      <w:ins w:id="108" w:author="Unknown">
        <w:r>
          <w:rPr>
            <w:sz w:val="20"/>
            <w:szCs w:val="20"/>
          </w:rPr>
          <w:t> </w:t>
        </w:r>
      </w:ins>
    </w:p>
    <w:p w:rsidR="009024DB" w:rsidRDefault="009024DB" w:rsidP="009024DB">
      <w:pPr>
        <w:widowControl/>
        <w:numPr>
          <w:ilvl w:val="0"/>
          <w:numId w:val="8"/>
        </w:numPr>
        <w:spacing w:before="100" w:beforeAutospacing="1" w:after="100" w:afterAutospacing="1"/>
        <w:ind w:right="30"/>
        <w:jc w:val="left"/>
        <w:textAlignment w:val="bottom"/>
        <w:rPr>
          <w:ins w:id="109" w:author="Unknown"/>
          <w:sz w:val="20"/>
          <w:szCs w:val="20"/>
        </w:rPr>
      </w:pPr>
      <w:ins w:id="110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"https://twitter.com/segment_fault"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Twitter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after="300"/>
        <w:rPr>
          <w:ins w:id="111" w:author="Unknown"/>
          <w:b/>
          <w:bCs/>
          <w:color w:val="333333"/>
          <w:sz w:val="24"/>
          <w:szCs w:val="24"/>
        </w:rPr>
      </w:pPr>
      <w:ins w:id="112" w:author="Unknown">
        <w:r>
          <w:rPr>
            <w:b/>
            <w:bCs/>
            <w:color w:val="333333"/>
          </w:rPr>
          <w:t>条款</w:t>
        </w:r>
      </w:ins>
    </w:p>
    <w:p w:rsidR="009024DB" w:rsidRDefault="009024DB" w:rsidP="009024DB">
      <w:pPr>
        <w:spacing w:before="75" w:after="75"/>
        <w:ind w:left="720"/>
        <w:rPr>
          <w:ins w:id="113" w:author="Unknown"/>
          <w:sz w:val="20"/>
          <w:szCs w:val="20"/>
        </w:rPr>
      </w:pPr>
      <w:ins w:id="114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"https://segmentfault.com/tos"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服务条款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115" w:author="Unknown"/>
          <w:sz w:val="20"/>
          <w:szCs w:val="20"/>
        </w:rPr>
      </w:pPr>
      <w:ins w:id="116" w:author="Unknown"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"https://creativecommons.org/licenses/by-nc-nd/4.0/"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内容许可</w:t>
        </w:r>
        <w:r>
          <w:rPr>
            <w:sz w:val="20"/>
            <w:szCs w:val="20"/>
          </w:rPr>
          <w:fldChar w:fldCharType="end"/>
        </w:r>
      </w:ins>
    </w:p>
    <w:p w:rsidR="009024DB" w:rsidRDefault="009024DB" w:rsidP="009024DB">
      <w:pPr>
        <w:spacing w:before="75" w:after="75"/>
        <w:ind w:left="720"/>
        <w:rPr>
          <w:ins w:id="117" w:author="Unknown"/>
          <w:sz w:val="20"/>
          <w:szCs w:val="20"/>
        </w:rPr>
      </w:pPr>
      <w:r>
        <w:rPr>
          <w:noProof/>
          <w:color w:val="888888"/>
          <w:sz w:val="20"/>
          <w:szCs w:val="20"/>
        </w:rPr>
        <w:drawing>
          <wp:inline distT="0" distB="0" distL="0" distR="0">
            <wp:extent cx="2662555" cy="2662555"/>
            <wp:effectExtent l="0" t="0" r="4445" b="4445"/>
            <wp:docPr id="1" name="图片 1" descr="https://static.segmentfault.com/v-5ae2d994/page/img/app/appQrcode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segmentfault.com/v-5ae2d994/page/img/app/appQrcode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DB" w:rsidRDefault="009024DB" w:rsidP="009024DB">
      <w:pPr>
        <w:pStyle w:val="a5"/>
        <w:spacing w:before="0" w:beforeAutospacing="0" w:after="150" w:afterAutospacing="0"/>
        <w:ind w:left="720"/>
        <w:rPr>
          <w:ins w:id="118" w:author="Unknown"/>
          <w:sz w:val="20"/>
          <w:szCs w:val="20"/>
        </w:rPr>
      </w:pPr>
      <w:ins w:id="119" w:author="Unknown">
        <w:r>
          <w:rPr>
            <w:sz w:val="20"/>
            <w:szCs w:val="20"/>
          </w:rPr>
          <w:t>扫一扫下载 App</w:t>
        </w:r>
      </w:ins>
    </w:p>
    <w:p w:rsidR="009024DB" w:rsidRDefault="009024DB" w:rsidP="009024DB">
      <w:pPr>
        <w:jc w:val="center"/>
        <w:rPr>
          <w:ins w:id="120" w:author="Unknown"/>
          <w:sz w:val="20"/>
          <w:szCs w:val="20"/>
        </w:rPr>
      </w:pPr>
      <w:ins w:id="121" w:author="Unknown">
        <w:r>
          <w:rPr>
            <w:sz w:val="20"/>
            <w:szCs w:val="20"/>
          </w:rPr>
          <w:t xml:space="preserve">Copyright © 2011-2018 </w:t>
        </w:r>
        <w:proofErr w:type="spellStart"/>
        <w:r>
          <w:rPr>
            <w:sz w:val="20"/>
            <w:szCs w:val="20"/>
          </w:rPr>
          <w:t>SegmentFault</w:t>
        </w:r>
        <w:proofErr w:type="spellEnd"/>
        <w:r>
          <w:rPr>
            <w:sz w:val="20"/>
            <w:szCs w:val="20"/>
          </w:rPr>
          <w:t xml:space="preserve">. </w:t>
        </w:r>
        <w:r>
          <w:rPr>
            <w:sz w:val="20"/>
            <w:szCs w:val="20"/>
          </w:rPr>
          <w:t>当前呈现版本</w:t>
        </w:r>
        <w:r>
          <w:rPr>
            <w:sz w:val="20"/>
            <w:szCs w:val="20"/>
          </w:rPr>
          <w:t xml:space="preserve"> 17.06.16</w:t>
        </w:r>
        <w:r>
          <w:rPr>
            <w:sz w:val="20"/>
            <w:szCs w:val="20"/>
          </w:rPr>
          <w:br/>
        </w: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"http://www.miibeian.gov.cn/"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浙</w:t>
        </w:r>
        <w:r>
          <w:rPr>
            <w:rStyle w:val="a3"/>
            <w:color w:val="888888"/>
            <w:sz w:val="20"/>
            <w:szCs w:val="20"/>
            <w:u w:val="none"/>
          </w:rPr>
          <w:t>ICP</w:t>
        </w:r>
        <w:r>
          <w:rPr>
            <w:rStyle w:val="a3"/>
            <w:color w:val="888888"/>
            <w:sz w:val="20"/>
            <w:szCs w:val="20"/>
            <w:u w:val="none"/>
          </w:rPr>
          <w:t>备</w:t>
        </w:r>
        <w:r>
          <w:rPr>
            <w:rStyle w:val="a3"/>
            <w:color w:val="888888"/>
            <w:sz w:val="20"/>
            <w:szCs w:val="20"/>
            <w:u w:val="none"/>
          </w:rPr>
          <w:t xml:space="preserve"> 15005796</w:t>
        </w:r>
        <w:r>
          <w:rPr>
            <w:rStyle w:val="a3"/>
            <w:color w:val="888888"/>
            <w:sz w:val="20"/>
            <w:szCs w:val="20"/>
            <w:u w:val="none"/>
          </w:rPr>
          <w:t>号</w:t>
        </w:r>
        <w:r>
          <w:rPr>
            <w:rStyle w:val="a3"/>
            <w:color w:val="888888"/>
            <w:sz w:val="20"/>
            <w:szCs w:val="20"/>
            <w:u w:val="none"/>
          </w:rPr>
          <w:t>-2</w:t>
        </w:r>
        <w:r>
          <w:rPr>
            <w:sz w:val="20"/>
            <w:szCs w:val="20"/>
          </w:rPr>
          <w:fldChar w:fldCharType="end"/>
        </w:r>
        <w:r>
          <w:rPr>
            <w:sz w:val="20"/>
            <w:szCs w:val="20"/>
          </w:rPr>
          <w:t>   </w:t>
        </w: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"http://www.beian.gov.cn/portal/registerSystemInfo?recordcode=33010602002000"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浙公网安备</w:t>
        </w:r>
        <w:r>
          <w:rPr>
            <w:rStyle w:val="a3"/>
            <w:color w:val="888888"/>
            <w:sz w:val="20"/>
            <w:szCs w:val="20"/>
            <w:u w:val="none"/>
          </w:rPr>
          <w:t xml:space="preserve"> 33010602002000</w:t>
        </w:r>
        <w:r>
          <w:rPr>
            <w:rStyle w:val="a3"/>
            <w:color w:val="888888"/>
            <w:sz w:val="20"/>
            <w:szCs w:val="20"/>
            <w:u w:val="none"/>
          </w:rPr>
          <w:t>号</w:t>
        </w:r>
        <w:r>
          <w:rPr>
            <w:sz w:val="20"/>
            <w:szCs w:val="20"/>
          </w:rPr>
          <w:fldChar w:fldCharType="end"/>
        </w:r>
        <w:r>
          <w:rPr>
            <w:sz w:val="20"/>
            <w:szCs w:val="20"/>
          </w:rPr>
          <w:t> </w:t>
        </w:r>
        <w:r>
          <w:rPr>
            <w:rStyle w:val="ml5"/>
            <w:sz w:val="20"/>
            <w:szCs w:val="20"/>
          </w:rPr>
          <w:t>杭州堆栈科技有限公司版权所有</w:t>
        </w:r>
      </w:ins>
    </w:p>
    <w:p w:rsidR="009024DB" w:rsidRDefault="009024DB" w:rsidP="009024DB">
      <w:pPr>
        <w:pStyle w:val="mt30"/>
        <w:spacing w:after="150" w:afterAutospacing="0"/>
        <w:jc w:val="center"/>
        <w:rPr>
          <w:ins w:id="122" w:author="Unknown"/>
          <w:sz w:val="20"/>
          <w:szCs w:val="20"/>
        </w:rPr>
      </w:pPr>
      <w:ins w:id="123" w:author="Unknown">
        <w:r>
          <w:rPr>
            <w:sz w:val="20"/>
            <w:szCs w:val="20"/>
          </w:rPr>
          <w:t>CDN 存储服务由 </w:t>
        </w: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HYPERLINK "https://www.upyun.com/?utm_source=segmentfault&amp;utm_medium=link&amp;utm_campaign=upyun&amp;md=segmentfault" \t "_blank" </w:instrText>
        </w:r>
        <w:r>
          <w:rPr>
            <w:sz w:val="20"/>
            <w:szCs w:val="20"/>
          </w:rPr>
          <w:fldChar w:fldCharType="separate"/>
        </w:r>
        <w:r>
          <w:rPr>
            <w:rStyle w:val="a3"/>
            <w:color w:val="888888"/>
            <w:sz w:val="20"/>
            <w:szCs w:val="20"/>
            <w:u w:val="none"/>
          </w:rPr>
          <w:t>又拍云</w:t>
        </w:r>
        <w:r>
          <w:rPr>
            <w:sz w:val="20"/>
            <w:szCs w:val="20"/>
          </w:rPr>
          <w:fldChar w:fldCharType="end"/>
        </w:r>
        <w:r>
          <w:rPr>
            <w:sz w:val="20"/>
            <w:szCs w:val="20"/>
          </w:rPr>
          <w:t> 赞助提供</w:t>
        </w:r>
      </w:ins>
    </w:p>
    <w:p w:rsidR="009024DB" w:rsidRDefault="009024DB" w:rsidP="009024DB">
      <w:pPr>
        <w:shd w:val="clear" w:color="auto" w:fill="FFFFFF"/>
        <w:jc w:val="center"/>
        <w:rPr>
          <w:ins w:id="124" w:author="Unknown"/>
          <w:rFonts w:ascii="Helvetica" w:hAnsi="Helvetica" w:cs="Helvetica"/>
          <w:color w:val="333333"/>
          <w:szCs w:val="21"/>
        </w:rPr>
      </w:pPr>
      <w:ins w:id="125" w:author="Unknown">
        <w:r>
          <w:rPr>
            <w:rFonts w:ascii="Helvetica" w:hAnsi="Helvetica" w:cs="Helvetica"/>
            <w:color w:val="333333"/>
            <w:szCs w:val="21"/>
          </w:rPr>
          <w:fldChar w:fldCharType="begin"/>
        </w:r>
        <w:r>
          <w:rPr>
            <w:rFonts w:ascii="Helvetica" w:hAnsi="Helvetica" w:cs="Helvetica"/>
            <w:color w:val="333333"/>
            <w:szCs w:val="21"/>
          </w:rPr>
          <w:instrText xml:space="preserve"> HYPERLINK "https://segmentfault.com/a/1190000009637016" </w:instrText>
        </w:r>
        <w:r>
          <w:rPr>
            <w:rFonts w:ascii="Helvetica" w:hAnsi="Helvetica" w:cs="Helvetica"/>
            <w:color w:val="333333"/>
            <w:szCs w:val="21"/>
          </w:rPr>
          <w:fldChar w:fldCharType="separate"/>
        </w:r>
        <w:r>
          <w:rPr>
            <w:rStyle w:val="a3"/>
            <w:rFonts w:ascii="Helvetica" w:hAnsi="Helvetica" w:cs="Helvetica"/>
            <w:color w:val="999999"/>
            <w:szCs w:val="21"/>
            <w:u w:val="none"/>
            <w:bdr w:val="single" w:sz="6" w:space="8" w:color="DDDDDD" w:frame="1"/>
          </w:rPr>
          <w:t>回顶部</w:t>
        </w:r>
        <w:r>
          <w:rPr>
            <w:rFonts w:ascii="Helvetica" w:hAnsi="Helvetica" w:cs="Helvetica"/>
            <w:color w:val="333333"/>
            <w:szCs w:val="21"/>
          </w:rPr>
          <w:fldChar w:fldCharType="end"/>
        </w:r>
      </w:ins>
    </w:p>
    <w:p w:rsidR="009024DB" w:rsidRDefault="009024DB">
      <w:bookmarkStart w:id="126" w:name="_GoBack"/>
      <w:bookmarkEnd w:id="126"/>
    </w:p>
    <w:sectPr w:rsidR="009024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06D78"/>
    <w:multiLevelType w:val="multilevel"/>
    <w:tmpl w:val="BA303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AE5B6C"/>
    <w:multiLevelType w:val="multilevel"/>
    <w:tmpl w:val="24C0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1327DB"/>
    <w:multiLevelType w:val="multilevel"/>
    <w:tmpl w:val="4BA4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D46816"/>
    <w:multiLevelType w:val="multilevel"/>
    <w:tmpl w:val="E5D2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145AAD"/>
    <w:multiLevelType w:val="multilevel"/>
    <w:tmpl w:val="ED0C7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1996AE2"/>
    <w:multiLevelType w:val="multilevel"/>
    <w:tmpl w:val="6DF2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0F1DBF"/>
    <w:multiLevelType w:val="multilevel"/>
    <w:tmpl w:val="DFFA0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9EA6B18"/>
    <w:multiLevelType w:val="multilevel"/>
    <w:tmpl w:val="9B92B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FDB"/>
    <w:rsid w:val="005625F4"/>
    <w:rsid w:val="00711720"/>
    <w:rsid w:val="00791FDB"/>
    <w:rsid w:val="008C36EE"/>
    <w:rsid w:val="009024DB"/>
    <w:rsid w:val="00A312A6"/>
    <w:rsid w:val="00C0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024D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Char"/>
    <w:uiPriority w:val="9"/>
    <w:qFormat/>
    <w:rsid w:val="009024D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024D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9024D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9024DB"/>
    <w:rPr>
      <w:rFonts w:ascii="宋体" w:eastAsia="宋体" w:hAnsi="宋体" w:cs="宋体"/>
      <w:b/>
      <w:bCs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9024DB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9024DB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sr-only">
    <w:name w:val="sr-only"/>
    <w:basedOn w:val="a0"/>
    <w:rsid w:val="009024DB"/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9024DB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9024DB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desc">
    <w:name w:val="desc"/>
    <w:basedOn w:val="a"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024DB"/>
    <w:rPr>
      <w:b/>
      <w:bCs/>
    </w:rPr>
  </w:style>
  <w:style w:type="character" w:customStyle="1" w:styleId="seprator">
    <w:name w:val="seprator"/>
    <w:basedOn w:val="a0"/>
    <w:rsid w:val="009024DB"/>
  </w:style>
  <w:style w:type="paragraph" w:styleId="a5">
    <w:name w:val="Normal (Web)"/>
    <w:basedOn w:val="a"/>
    <w:uiPriority w:val="99"/>
    <w:semiHidden/>
    <w:unhideWhenUsed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024D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024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024DB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9024DB"/>
  </w:style>
  <w:style w:type="character" w:customStyle="1" w:styleId="hljs-keyword">
    <w:name w:val="hljs-keyword"/>
    <w:basedOn w:val="a0"/>
    <w:rsid w:val="009024DB"/>
  </w:style>
  <w:style w:type="character" w:customStyle="1" w:styleId="hljs-number">
    <w:name w:val="hljs-number"/>
    <w:basedOn w:val="a0"/>
    <w:rsid w:val="009024DB"/>
  </w:style>
  <w:style w:type="character" w:customStyle="1" w:styleId="hljs-meta">
    <w:name w:val="hljs-meta"/>
    <w:basedOn w:val="a0"/>
    <w:rsid w:val="009024DB"/>
  </w:style>
  <w:style w:type="character" w:customStyle="1" w:styleId="hljs-comment">
    <w:name w:val="hljs-comment"/>
    <w:basedOn w:val="a0"/>
    <w:rsid w:val="009024DB"/>
  </w:style>
  <w:style w:type="paragraph" w:customStyle="1" w:styleId="articlewidget-author-text-muted">
    <w:name w:val="article__widget-author-text-muted"/>
    <w:basedOn w:val="a"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l5">
    <w:name w:val="ml5"/>
    <w:basedOn w:val="a0"/>
    <w:rsid w:val="009024DB"/>
  </w:style>
  <w:style w:type="paragraph" w:customStyle="1" w:styleId="mt30">
    <w:name w:val="mt30"/>
    <w:basedOn w:val="a"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9024D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024D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024D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Char"/>
    <w:uiPriority w:val="9"/>
    <w:qFormat/>
    <w:rsid w:val="009024D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024D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9024D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9024DB"/>
    <w:rPr>
      <w:rFonts w:ascii="宋体" w:eastAsia="宋体" w:hAnsi="宋体" w:cs="宋体"/>
      <w:b/>
      <w:bCs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9024DB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9024DB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sr-only">
    <w:name w:val="sr-only"/>
    <w:basedOn w:val="a0"/>
    <w:rsid w:val="009024DB"/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9024DB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9024DB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desc">
    <w:name w:val="desc"/>
    <w:basedOn w:val="a"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024DB"/>
    <w:rPr>
      <w:b/>
      <w:bCs/>
    </w:rPr>
  </w:style>
  <w:style w:type="character" w:customStyle="1" w:styleId="seprator">
    <w:name w:val="seprator"/>
    <w:basedOn w:val="a0"/>
    <w:rsid w:val="009024DB"/>
  </w:style>
  <w:style w:type="paragraph" w:styleId="a5">
    <w:name w:val="Normal (Web)"/>
    <w:basedOn w:val="a"/>
    <w:uiPriority w:val="99"/>
    <w:semiHidden/>
    <w:unhideWhenUsed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024D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024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024DB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9024DB"/>
  </w:style>
  <w:style w:type="character" w:customStyle="1" w:styleId="hljs-keyword">
    <w:name w:val="hljs-keyword"/>
    <w:basedOn w:val="a0"/>
    <w:rsid w:val="009024DB"/>
  </w:style>
  <w:style w:type="character" w:customStyle="1" w:styleId="hljs-number">
    <w:name w:val="hljs-number"/>
    <w:basedOn w:val="a0"/>
    <w:rsid w:val="009024DB"/>
  </w:style>
  <w:style w:type="character" w:customStyle="1" w:styleId="hljs-meta">
    <w:name w:val="hljs-meta"/>
    <w:basedOn w:val="a0"/>
    <w:rsid w:val="009024DB"/>
  </w:style>
  <w:style w:type="character" w:customStyle="1" w:styleId="hljs-comment">
    <w:name w:val="hljs-comment"/>
    <w:basedOn w:val="a0"/>
    <w:rsid w:val="009024DB"/>
  </w:style>
  <w:style w:type="paragraph" w:customStyle="1" w:styleId="articlewidget-author-text-muted">
    <w:name w:val="article__widget-author-text-muted"/>
    <w:basedOn w:val="a"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l5">
    <w:name w:val="ml5"/>
    <w:basedOn w:val="a0"/>
    <w:rsid w:val="009024DB"/>
  </w:style>
  <w:style w:type="paragraph" w:customStyle="1" w:styleId="mt30">
    <w:name w:val="mt30"/>
    <w:basedOn w:val="a"/>
    <w:rsid w:val="009024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9024D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024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86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082">
          <w:marLeft w:val="0"/>
          <w:marRight w:val="0"/>
          <w:marTop w:val="0"/>
          <w:marBottom w:val="0"/>
          <w:divBdr>
            <w:top w:val="single" w:sz="18" w:space="0" w:color="009A6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552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11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73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48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92920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177176">
                          <w:marLeft w:val="42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7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05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56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E0E0E0"/>
                        <w:right w:val="none" w:sz="0" w:space="0" w:color="auto"/>
                      </w:divBdr>
                      <w:divsChild>
                        <w:div w:id="4195246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715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20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8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271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811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23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0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10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54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94871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949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634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74634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30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336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81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90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683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47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18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820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12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567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9752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single" w:sz="6" w:space="11" w:color="DDDDDD"/>
                            <w:left w:val="single" w:sz="6" w:space="11" w:color="DDDDDD"/>
                            <w:bottom w:val="single" w:sz="6" w:space="11" w:color="DDDDDD"/>
                            <w:right w:val="single" w:sz="6" w:space="11" w:color="DDDDDD"/>
                          </w:divBdr>
                          <w:divsChild>
                            <w:div w:id="37874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685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174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69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81331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25793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3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775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0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245221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521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7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fptrack.alimama.com/clk?bid=0bb48d9a00005ae80d8c05d139fb3205&amp;pid=mm_124884735_33830642_146292853&amp;cid=269602&amp;mid=254294&amp;oid=35196&amp;productType=1&amp;qytInfoMTime=1525119910&amp;e=Nu8G4MZGh%2FPL3IkfTk3f2svSYwpc2nFfiolFffqEGx3zu9POnKgOhRJ1U8hqIPVzAhjPBX0ETqGOPHD6DHXZ%2FCsA8ekmAih8c0RT515WnZSFZ1WgOeAFgg%3D%3D&amp;k=121" TargetMode="External"/><Relationship Id="rId13" Type="http://schemas.openxmlformats.org/officeDocument/2006/relationships/hyperlink" Target="https://segmentfault.com/blogs" TargetMode="External"/><Relationship Id="rId18" Type="http://schemas.openxmlformats.org/officeDocument/2006/relationships/control" Target="activeX/activeX1.xml"/><Relationship Id="rId26" Type="http://schemas.openxmlformats.org/officeDocument/2006/relationships/hyperlink" Target="https://segmentfault.com/t/react.js/blogs" TargetMode="External"/><Relationship Id="rId39" Type="http://schemas.openxmlformats.org/officeDocument/2006/relationships/hyperlink" Target="https://afptrack.alimama.com/clk?bid=0bb48d9b00005ae80d8b78643a069598&amp;pid=mm_124884735_33830642_145440102&amp;cid=269585&amp;mid=254283&amp;oid=35196&amp;productType=1&amp;qytInfoMTime=1525119910&amp;e=DR%2F95FJB5LTL3IkfTk3f2q%2BYC8tIZVqzORcWrGFf4BHYI865e%2BTTnRAy%2F%2Fr0DJswAhjPBX0ETqGOPHD6DHXZ%2FCsA8ekmAih8c0RT515WnZSFZ1WgOeAFgg%3D%3D&amp;k=121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segmentfault.com/user/register" TargetMode="External"/><Relationship Id="rId34" Type="http://schemas.openxmlformats.org/officeDocument/2006/relationships/hyperlink" Target="javascript:void(0);" TargetMode="External"/><Relationship Id="rId42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segmentfault.com/questions" TargetMode="External"/><Relationship Id="rId17" Type="http://schemas.openxmlformats.org/officeDocument/2006/relationships/image" Target="media/image2.wmf"/><Relationship Id="rId25" Type="http://schemas.openxmlformats.org/officeDocument/2006/relationships/hyperlink" Target="https://segmentfault.com/t/koa.js/blogs" TargetMode="External"/><Relationship Id="rId33" Type="http://schemas.openxmlformats.org/officeDocument/2006/relationships/hyperlink" Target="javascript:void(0);" TargetMode="External"/><Relationship Id="rId38" Type="http://schemas.openxmlformats.org/officeDocument/2006/relationships/image" Target="media/image7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segmentfault.com/a/1190000009637016" TargetMode="External"/><Relationship Id="rId20" Type="http://schemas.openxmlformats.org/officeDocument/2006/relationships/hyperlink" Target="https://segmentfault.com/user/register" TargetMode="External"/><Relationship Id="rId29" Type="http://schemas.openxmlformats.org/officeDocument/2006/relationships/image" Target="media/image4.png"/><Relationship Id="rId41" Type="http://schemas.openxmlformats.org/officeDocument/2006/relationships/hyperlink" Target="https://afptrack.alimama.com/clk?bid=0bb48d9b00005ae80d8b78643a069598&amp;pid=mm_124884735_33830642_145440102&amp;cid=269154&amp;mid=253922&amp;oid=34478&amp;productType=1&amp;qytInfoMTime=1525119910&amp;e=V%2B7zkKAv5UPL3IkfTk3f2q%2BYC8tIZVqzORcWrGFf4BHYI865e%2BTTnZbCZeS7IxfzLuRratpqH3liODDozmX0cqbS5ou%2Bcrhd7gBlk0C%2B0TY8dj6cb4pSWefkEjqAj5Ew%2Bdapcbmg9EW7dGXvGiWb2H3dQH6KP1uGnmQXkC5wkBGwSFH8Hbp%2BdPDhoOcS0QRMHj5Ji57QB8MEEl2QYpmOuceSStu1Q3qxF3Quzfkt49Dqj%2BH%2FLTvBUKgzNDotEbATh4Lmt4IqPQNRRrssrjXDW7Owh7t9YKslxYMMSVZTlhSUVr5aSEf%2FGhU2B1xlY7bWEpOVMxxU2vO4vdpS2IkXD6GP%2FY0LENybEfezrvORhD6pirxp%2FkPvjt2R%2BJ6m6ngUmibPrBgINhffVDHn2iPmW0eRTkTwdD2T5FPOw6YNcurjPoT3cknsSKCyzvc0bwqdZRFipqotbMebIo8Do3kEnnJx%2BhAlJcDGM3XRuqlDHzELRDmU99lpShobGa31QjRkPjZYGSuBjg4%3D&amp;k=525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egmentfault.com/" TargetMode="External"/><Relationship Id="rId24" Type="http://schemas.openxmlformats.org/officeDocument/2006/relationships/hyperlink" Target="https://segmentfault.com/t/node.js/blogs" TargetMode="External"/><Relationship Id="rId32" Type="http://schemas.openxmlformats.org/officeDocument/2006/relationships/hyperlink" Target="javascript:void(0);" TargetMode="External"/><Relationship Id="rId37" Type="http://schemas.openxmlformats.org/officeDocument/2006/relationships/control" Target="activeX/activeX2.xml"/><Relationship Id="rId40" Type="http://schemas.openxmlformats.org/officeDocument/2006/relationships/image" Target="media/image8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segmentfault.com/tags" TargetMode="External"/><Relationship Id="rId23" Type="http://schemas.openxmlformats.org/officeDocument/2006/relationships/hyperlink" Target="https://segmentfault.com/a/1190000009637016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6.wmf"/><Relationship Id="rId10" Type="http://schemas.openxmlformats.org/officeDocument/2006/relationships/hyperlink" Target="https://segmentfault.com/" TargetMode="External"/><Relationship Id="rId19" Type="http://schemas.openxmlformats.org/officeDocument/2006/relationships/hyperlink" Target="https://segmentfault.com/user/login" TargetMode="External"/><Relationship Id="rId31" Type="http://schemas.openxmlformats.org/officeDocument/2006/relationships/hyperlink" Target="javascript:void(0);" TargetMode="External"/><Relationship Id="rId44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egmentfault.com/lives" TargetMode="External"/><Relationship Id="rId22" Type="http://schemas.openxmlformats.org/officeDocument/2006/relationships/hyperlink" Target="https://segmentfault.com/user/login" TargetMode="External"/><Relationship Id="rId27" Type="http://schemas.openxmlformats.org/officeDocument/2006/relationships/hyperlink" Target="https://segmentfault.com/u/usagi_v" TargetMode="External"/><Relationship Id="rId30" Type="http://schemas.openxmlformats.org/officeDocument/2006/relationships/hyperlink" Target="https://segmentfault.com/a/1190000009637016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segmentfault.com/app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Props1.xml><?xml version="1.0" encoding="utf-8"?>
<ds:datastoreItem xmlns:ds="http://schemas.openxmlformats.org/officeDocument/2006/customXml" ds:itemID="{E066C57E-9DF7-4557-8F69-C68159945DCB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9D6765FF-F6A9-4F68-9E5D-9934FC5B4E26}">
  <ds:schemaRefs>
    <ds:schemaRef ds:uri="http://www.yonyou.com/rel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1502</Words>
  <Characters>8567</Characters>
  <Application>Microsoft Office Word</Application>
  <DocSecurity>0</DocSecurity>
  <Lines>71</Lines>
  <Paragraphs>20</Paragraphs>
  <ScaleCrop>false</ScaleCrop>
  <Company/>
  <LinksUpToDate>false</LinksUpToDate>
  <CharactersWithSpaces>10049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wjm</dc:creator>
  <cp:keywords/>
  <dc:description/>
  <cp:lastModifiedBy>wjm</cp:lastModifiedBy>
  <cp:revision>12</cp:revision>
  <dcterms:created xsi:type="dcterms:W3CDTF">2018-05-01T06:54:00Z</dcterms:created>
  <dcterms:modified xsi:type="dcterms:W3CDTF">2018-05-01T06:58:00Z</dcterms:modified>
</cp:coreProperties>
</file>